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5501E">
      <w:pPr>
        <w:adjustRightInd w:val="0"/>
        <w:snapToGrid w:val="0"/>
        <w:spacing w:before="240" w:line="380" w:lineRule="exact"/>
        <w:ind w:firstLine="1280"/>
        <w:rPr>
          <w:rFonts w:eastAsia="隶书"/>
          <w:spacing w:val="80"/>
          <w:sz w:val="48"/>
          <w:szCs w:val="48"/>
        </w:rPr>
      </w:pPr>
    </w:p>
    <w:p w14:paraId="496ED4FF">
      <w:pPr>
        <w:spacing w:before="240"/>
        <w:ind w:firstLine="0" w:firstLineChars="0"/>
        <w:jc w:val="center"/>
        <w:rPr>
          <w:b/>
          <w:sz w:val="44"/>
          <w:szCs w:val="44"/>
        </w:rPr>
      </w:pPr>
      <w:bookmarkStart w:id="0" w:name="_Toc8970076"/>
    </w:p>
    <w:bookmarkEnd w:id="0"/>
    <w:p w14:paraId="25FB27DF">
      <w:pPr>
        <w:spacing w:before="240"/>
        <w:ind w:firstLine="0" w:firstLineChars="0"/>
        <w:jc w:val="center"/>
        <w:rPr>
          <w:b/>
          <w:sz w:val="44"/>
          <w:szCs w:val="44"/>
        </w:rPr>
      </w:pPr>
    </w:p>
    <w:p w14:paraId="1CCCE1F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303BD73">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毕业论文中期</w:t>
      </w:r>
      <w:r>
        <w:rPr>
          <w:rFonts w:eastAsia="华文新魏"/>
          <w:b/>
          <w:spacing w:val="20"/>
          <w:w w:val="90"/>
          <w:sz w:val="72"/>
          <w:szCs w:val="72"/>
        </w:rPr>
        <w:t>报告</w:t>
      </w:r>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09B489CB">
        <w:tblPrEx>
          <w:tblCellMar>
            <w:top w:w="0" w:type="dxa"/>
            <w:left w:w="108" w:type="dxa"/>
            <w:bottom w:w="0" w:type="dxa"/>
            <w:right w:w="108" w:type="dxa"/>
          </w:tblCellMar>
        </w:tblPrEx>
        <w:trPr>
          <w:trHeight w:val="2251" w:hRule="atLeast"/>
          <w:jc w:val="center"/>
        </w:trPr>
        <w:tc>
          <w:tcPr>
            <w:tcW w:w="1991" w:type="dxa"/>
          </w:tcPr>
          <w:p w14:paraId="3AF6AFB4">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78FE0518">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579C5586">
        <w:tblPrEx>
          <w:tblCellMar>
            <w:top w:w="0" w:type="dxa"/>
            <w:left w:w="108" w:type="dxa"/>
            <w:bottom w:w="0" w:type="dxa"/>
            <w:right w:w="108" w:type="dxa"/>
          </w:tblCellMar>
        </w:tblPrEx>
        <w:trPr>
          <w:jc w:val="center"/>
        </w:trPr>
        <w:tc>
          <w:tcPr>
            <w:tcW w:w="1991" w:type="dxa"/>
          </w:tcPr>
          <w:p w14:paraId="586D6B3D">
            <w:pPr>
              <w:spacing w:before="240" w:line="360" w:lineRule="auto"/>
              <w:ind w:firstLine="0" w:firstLineChars="0"/>
              <w:jc w:val="left"/>
              <w:rPr>
                <w:rFonts w:eastAsia="黑体"/>
                <w:sz w:val="30"/>
                <w:szCs w:val="30"/>
              </w:rPr>
            </w:pPr>
            <w:r>
              <w:rPr>
                <w:rFonts w:eastAsia="黑体"/>
                <w:sz w:val="30"/>
                <w:szCs w:val="30"/>
              </w:rPr>
              <w:t>姓       名</w:t>
            </w:r>
          </w:p>
        </w:tc>
        <w:tc>
          <w:tcPr>
            <w:tcW w:w="3950" w:type="dxa"/>
          </w:tcPr>
          <w:p w14:paraId="153108D0">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rPr>
              <w:t>林逸飞</w:t>
            </w:r>
            <w:r>
              <w:rPr>
                <w:sz w:val="30"/>
                <w:szCs w:val="30"/>
                <w:u w:val="single"/>
              </w:rPr>
              <w:t xml:space="preserve">         </w:t>
            </w:r>
          </w:p>
        </w:tc>
      </w:tr>
      <w:tr w14:paraId="4A604F78">
        <w:tblPrEx>
          <w:tblCellMar>
            <w:top w:w="0" w:type="dxa"/>
            <w:left w:w="108" w:type="dxa"/>
            <w:bottom w:w="0" w:type="dxa"/>
            <w:right w:w="108" w:type="dxa"/>
          </w:tblCellMar>
        </w:tblPrEx>
        <w:trPr>
          <w:jc w:val="center"/>
        </w:trPr>
        <w:tc>
          <w:tcPr>
            <w:tcW w:w="1991" w:type="dxa"/>
          </w:tcPr>
          <w:p w14:paraId="0B5460AE">
            <w:pPr>
              <w:spacing w:before="240" w:line="360" w:lineRule="auto"/>
              <w:ind w:firstLine="0" w:firstLineChars="0"/>
              <w:jc w:val="left"/>
              <w:rPr>
                <w:rFonts w:eastAsia="黑体"/>
                <w:sz w:val="30"/>
                <w:szCs w:val="30"/>
              </w:rPr>
            </w:pPr>
            <w:r>
              <w:rPr>
                <w:rFonts w:eastAsia="黑体"/>
                <w:sz w:val="30"/>
                <w:szCs w:val="30"/>
              </w:rPr>
              <w:t>学       号</w:t>
            </w:r>
          </w:p>
        </w:tc>
        <w:tc>
          <w:tcPr>
            <w:tcW w:w="3950" w:type="dxa"/>
          </w:tcPr>
          <w:p w14:paraId="34E7E893">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 xml:space="preserve"> 220110814</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091EF3A4">
        <w:tblPrEx>
          <w:tblCellMar>
            <w:top w:w="0" w:type="dxa"/>
            <w:left w:w="108" w:type="dxa"/>
            <w:bottom w:w="0" w:type="dxa"/>
            <w:right w:w="108" w:type="dxa"/>
          </w:tblCellMar>
        </w:tblPrEx>
        <w:trPr>
          <w:jc w:val="center"/>
        </w:trPr>
        <w:tc>
          <w:tcPr>
            <w:tcW w:w="1991" w:type="dxa"/>
          </w:tcPr>
          <w:p w14:paraId="404BD991">
            <w:pPr>
              <w:spacing w:before="240" w:line="360" w:lineRule="auto"/>
              <w:ind w:firstLine="0" w:firstLineChars="0"/>
              <w:jc w:val="left"/>
              <w:rPr>
                <w:rFonts w:eastAsia="黑体"/>
                <w:sz w:val="30"/>
                <w:szCs w:val="30"/>
              </w:rPr>
            </w:pPr>
            <w:r>
              <w:rPr>
                <w:rFonts w:eastAsia="黑体"/>
                <w:sz w:val="30"/>
                <w:szCs w:val="30"/>
              </w:rPr>
              <w:t>学       院</w:t>
            </w:r>
          </w:p>
        </w:tc>
        <w:tc>
          <w:tcPr>
            <w:tcW w:w="3950" w:type="dxa"/>
          </w:tcPr>
          <w:p w14:paraId="1062B201">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4AA5A6D7">
        <w:tblPrEx>
          <w:tblCellMar>
            <w:top w:w="0" w:type="dxa"/>
            <w:left w:w="108" w:type="dxa"/>
            <w:bottom w:w="0" w:type="dxa"/>
            <w:right w:w="108" w:type="dxa"/>
          </w:tblCellMar>
        </w:tblPrEx>
        <w:trPr>
          <w:jc w:val="center"/>
        </w:trPr>
        <w:tc>
          <w:tcPr>
            <w:tcW w:w="1991" w:type="dxa"/>
          </w:tcPr>
          <w:p w14:paraId="2D62906F">
            <w:pPr>
              <w:spacing w:before="240" w:line="360" w:lineRule="auto"/>
              <w:ind w:firstLine="0" w:firstLineChars="0"/>
              <w:jc w:val="left"/>
              <w:rPr>
                <w:rFonts w:eastAsia="黑体"/>
                <w:sz w:val="30"/>
                <w:szCs w:val="30"/>
              </w:rPr>
            </w:pPr>
            <w:r>
              <w:rPr>
                <w:rFonts w:eastAsia="黑体"/>
                <w:sz w:val="30"/>
                <w:szCs w:val="30"/>
              </w:rPr>
              <w:t>专       业</w:t>
            </w:r>
          </w:p>
        </w:tc>
        <w:tc>
          <w:tcPr>
            <w:tcW w:w="3950" w:type="dxa"/>
          </w:tcPr>
          <w:p w14:paraId="030AE666">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计算机科学与技术</w:t>
            </w:r>
            <w:r>
              <w:rPr>
                <w:sz w:val="30"/>
                <w:szCs w:val="30"/>
                <w:u w:val="single"/>
              </w:rPr>
              <w:t xml:space="preserve">    </w:t>
            </w:r>
          </w:p>
        </w:tc>
      </w:tr>
      <w:tr w14:paraId="7C41EF90">
        <w:tblPrEx>
          <w:tblCellMar>
            <w:top w:w="0" w:type="dxa"/>
            <w:left w:w="108" w:type="dxa"/>
            <w:bottom w:w="0" w:type="dxa"/>
            <w:right w:w="108" w:type="dxa"/>
          </w:tblCellMar>
        </w:tblPrEx>
        <w:trPr>
          <w:jc w:val="center"/>
        </w:trPr>
        <w:tc>
          <w:tcPr>
            <w:tcW w:w="1991" w:type="dxa"/>
          </w:tcPr>
          <w:p w14:paraId="1533A7CC">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tcPr>
          <w:p w14:paraId="72BAB1BB">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rPr>
              <w:t>李旭涛</w:t>
            </w:r>
            <w:r>
              <w:rPr>
                <w:sz w:val="30"/>
                <w:szCs w:val="30"/>
                <w:u w:val="single"/>
              </w:rPr>
              <w:t xml:space="preserve">   </w:t>
            </w:r>
            <w:r>
              <w:rPr>
                <w:rFonts w:hint="eastAsia"/>
                <w:sz w:val="30"/>
                <w:szCs w:val="30"/>
                <w:u w:val="single"/>
              </w:rPr>
              <w:t xml:space="preserve"> </w:t>
            </w:r>
            <w:r>
              <w:rPr>
                <w:sz w:val="30"/>
                <w:szCs w:val="30"/>
                <w:u w:val="single"/>
              </w:rPr>
              <w:t xml:space="preserve">     </w:t>
            </w:r>
          </w:p>
        </w:tc>
      </w:tr>
      <w:tr w14:paraId="238EE04F">
        <w:tblPrEx>
          <w:tblCellMar>
            <w:top w:w="0" w:type="dxa"/>
            <w:left w:w="108" w:type="dxa"/>
            <w:bottom w:w="0" w:type="dxa"/>
            <w:right w:w="108" w:type="dxa"/>
          </w:tblCellMar>
        </w:tblPrEx>
        <w:trPr>
          <w:jc w:val="center"/>
        </w:trPr>
        <w:tc>
          <w:tcPr>
            <w:tcW w:w="1991" w:type="dxa"/>
          </w:tcPr>
          <w:p w14:paraId="21936877">
            <w:pPr>
              <w:spacing w:before="240" w:line="360" w:lineRule="auto"/>
              <w:ind w:firstLine="0" w:firstLineChars="0"/>
              <w:jc w:val="left"/>
              <w:rPr>
                <w:rFonts w:hint="eastAsia" w:eastAsia="黑体"/>
                <w:sz w:val="30"/>
                <w:szCs w:val="30"/>
              </w:rPr>
            </w:pPr>
            <w:r>
              <w:rPr>
                <w:rFonts w:hint="eastAsia" w:eastAsia="黑体"/>
                <w:sz w:val="30"/>
                <w:szCs w:val="30"/>
              </w:rPr>
              <w:t>日</w:t>
            </w:r>
            <w:r>
              <w:rPr>
                <w:rFonts w:eastAsia="黑体"/>
                <w:sz w:val="30"/>
                <w:szCs w:val="30"/>
              </w:rPr>
              <w:t xml:space="preserve">       </w:t>
            </w:r>
            <w:r>
              <w:rPr>
                <w:rFonts w:hint="eastAsia" w:eastAsia="黑体"/>
                <w:sz w:val="30"/>
                <w:szCs w:val="30"/>
              </w:rPr>
              <w:t>期</w:t>
            </w:r>
          </w:p>
        </w:tc>
        <w:tc>
          <w:tcPr>
            <w:tcW w:w="3950" w:type="dxa"/>
          </w:tcPr>
          <w:p w14:paraId="73D76C5F">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bl>
    <w:p w14:paraId="0192ECC5">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797CFCA2">
      <w:pPr>
        <w:pageBreakBefore/>
        <w:snapToGrid w:val="0"/>
        <w:spacing w:before="240" w:beforeLines="100" w:after="192" w:afterLines="80"/>
        <w:ind w:firstLine="0" w:firstLineChars="0"/>
        <w:jc w:val="center"/>
        <w:rPr>
          <w:rFonts w:hint="eastAsia" w:ascii="等线" w:hAnsi="等线" w:eastAsia="等线"/>
          <w:iCs/>
          <w:sz w:val="21"/>
          <w:szCs w:val="22"/>
          <w:lang w:val="en-US" w:eastAsia="zh-CN"/>
        </w:rPr>
      </w:pPr>
      <w:r>
        <w:rPr>
          <w:rFonts w:eastAsia="黑体"/>
          <w:bCs/>
          <w:sz w:val="36"/>
          <w:szCs w:val="36"/>
        </w:rPr>
        <w:t>目  录</w:t>
      </w:r>
      <w:bookmarkStart w:id="1" w:name="_Toc225579646"/>
      <w:bookmarkStart w:id="2" w:name="_Toc250450171"/>
      <w:r>
        <w:rPr>
          <w:b/>
        </w:rPr>
        <w:fldChar w:fldCharType="begin"/>
      </w:r>
      <w:r>
        <w:rPr>
          <w:b/>
        </w:rPr>
        <w:instrText xml:space="preserve"> TOC \o "1-3" \h \z \u </w:instrText>
      </w:r>
      <w:r>
        <w:rPr>
          <w:b/>
        </w:rPr>
        <w:fldChar w:fldCharType="separate"/>
      </w:r>
    </w:p>
    <w:p w14:paraId="6BC887B9">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"_Toc192438279" </w:instrText>
      </w:r>
      <w:r>
        <w:fldChar w:fldCharType="separate"/>
      </w:r>
      <w:r>
        <w:rPr>
          <w:rStyle w:val="33"/>
          <w:rFonts w:hint="eastAsia"/>
        </w:rPr>
        <w:t>1</w:t>
      </w:r>
      <w:r>
        <w:rPr>
          <w:rStyle w:val="33"/>
          <w:rFonts w:hint="eastAsia"/>
          <w:lang w:val="en-US" w:eastAsia="zh-CN"/>
        </w:rPr>
        <w:t xml:space="preserve"> 课题主要研究内容及进度</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_Toc192438279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6205F0B1">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"_Toc192438280" </w:instrText>
      </w:r>
      <w:r>
        <w:fldChar w:fldCharType="separate"/>
      </w:r>
      <w:r>
        <w:rPr>
          <w:rStyle w:val="33"/>
          <w:rFonts w:hint="eastAsia"/>
          <w:lang w:val="en-US" w:eastAsia="zh-CN"/>
        </w:rPr>
        <w:t>2.1 课题主要研究内容</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_Toc192438280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586AE2C8">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"_Toc192438281" </w:instrText>
      </w:r>
      <w:r>
        <w:fldChar w:fldCharType="separate"/>
      </w:r>
      <w:r>
        <w:rPr>
          <w:rStyle w:val="33"/>
          <w:rFonts w:hint="eastAsia"/>
          <w:lang w:val="en-US" w:eastAsia="zh-CN"/>
        </w:rPr>
        <w:t>2.2 进度介绍</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_Toc192438281 \h</w:instrText>
      </w:r>
      <w:r>
        <w:rPr>
          <w:rFonts w:hint="eastAsia"/>
          <w:lang w:val="en-US" w:eastAsia="zh-CN"/>
        </w:rPr>
        <w:instrText xml:space="preserve"> </w:instrText>
      </w:r>
      <w:r>
        <w:rPr>
          <w:lang w:val="en-US" w:eastAsia="zh-CN"/>
        </w:rPr>
        <w:fldChar w:fldCharType="separate"/>
      </w:r>
      <w:r>
        <w:rPr>
          <w:lang w:val="en-US" w:eastAsia="zh-CN"/>
        </w:rPr>
        <w:t>5</w:t>
      </w:r>
      <w:r>
        <w:rPr>
          <w:rFonts w:hint="eastAsia"/>
          <w:lang w:val="en-US" w:eastAsia="zh-CN"/>
        </w:rPr>
        <w:fldChar w:fldCharType="end"/>
      </w:r>
      <w:r>
        <w:rPr>
          <w:rFonts w:hint="eastAsia"/>
          <w:lang w:val="en-US" w:eastAsia="zh-CN"/>
        </w:rPr>
        <w:fldChar w:fldCharType="end"/>
      </w:r>
    </w:p>
    <w:p w14:paraId="31647B11">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"_Toc192438282" </w:instrText>
      </w:r>
      <w:r>
        <w:fldChar w:fldCharType="separate"/>
      </w:r>
      <w:r>
        <w:rPr>
          <w:rStyle w:val="33"/>
          <w:rFonts w:hint="eastAsia"/>
        </w:rPr>
        <w:t>2</w:t>
      </w:r>
      <w:r>
        <w:rPr>
          <w:rStyle w:val="33"/>
          <w:rFonts w:hint="eastAsia"/>
          <w:lang w:val="en-US" w:eastAsia="zh-CN"/>
        </w:rPr>
        <w:t xml:space="preserve"> 已完成的研究工作及结果</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_Toc192438282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0A2EE47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"_Toc192438283" </w:instrText>
      </w:r>
      <w:r>
        <w:fldChar w:fldCharType="separate"/>
      </w:r>
      <w:r>
        <w:rPr>
          <w:rStyle w:val="33"/>
          <w:rFonts w:hint="eastAsia"/>
          <w:lang w:val="en-US" w:eastAsia="zh-CN"/>
        </w:rPr>
        <w:t>3.1 研究内容1</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_Toc192438283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CE0BE53">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"_Toc192438284" </w:instrText>
      </w:r>
      <w:r>
        <w:fldChar w:fldCharType="separate"/>
      </w:r>
      <w:r>
        <w:rPr>
          <w:rStyle w:val="33"/>
          <w:rFonts w:hint="eastAsia"/>
          <w:lang w:val="en-US" w:eastAsia="zh-CN"/>
        </w:rPr>
        <w:t>3.2 研究内容2</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_Toc192438284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1DF4541D">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"_Toc192438285" </w:instrText>
      </w:r>
      <w:r>
        <w:fldChar w:fldCharType="separate"/>
      </w:r>
      <w:r>
        <w:rPr>
          <w:rStyle w:val="33"/>
          <w:rFonts w:hint="eastAsia"/>
          <w:lang w:val="en-US" w:eastAsia="zh-CN"/>
        </w:rPr>
        <w:t>3.2.1 冗余机械臂运动学研究现状</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_Toc192438285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412E3BD2">
      <w:pPr>
        <w:pStyle w:val="14"/>
        <w:tabs>
          <w:tab w:val="right" w:leader="dot" w:pos="8495"/>
        </w:tabs>
        <w:ind w:left="1080" w:hanging="600"/>
        <w:rPr>
          <w:rFonts w:hint="eastAsia" w:ascii="等线" w:hAnsi="等线" w:eastAsia="等线"/>
          <w:iCs w:val="0"/>
          <w:sz w:val="21"/>
          <w:szCs w:val="22"/>
          <w:lang w:val="en-US" w:eastAsia="zh-CN"/>
        </w:rPr>
      </w:pPr>
      <w:r>
        <w:fldChar w:fldCharType="begin"/>
      </w:r>
      <w:r>
        <w:instrText xml:space="preserve"> HYPERLINK \l "_Toc192438286" </w:instrText>
      </w:r>
      <w:r>
        <w:fldChar w:fldCharType="separate"/>
      </w:r>
      <w:r>
        <w:rPr>
          <w:rStyle w:val="33"/>
          <w:rFonts w:hint="eastAsia"/>
          <w:lang w:val="en-US" w:eastAsia="zh-CN"/>
        </w:rPr>
        <w:t>3.2.2 双臂协调轨迹规划研究现状</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_Toc192438286 \h</w:instrText>
      </w:r>
      <w:r>
        <w:rPr>
          <w:rFonts w:hint="eastAsia"/>
          <w:lang w:val="en-US" w:eastAsia="zh-CN"/>
        </w:rPr>
        <w:instrText xml:space="preserve"> </w:instrText>
      </w:r>
      <w:r>
        <w:rPr>
          <w:lang w:val="en-US" w:eastAsia="zh-CN"/>
        </w:rPr>
        <w:fldChar w:fldCharType="separate"/>
      </w:r>
      <w:r>
        <w:rPr>
          <w:lang w:val="en-US" w:eastAsia="zh-CN"/>
        </w:rPr>
        <w:t>6</w:t>
      </w:r>
      <w:r>
        <w:rPr>
          <w:rFonts w:hint="eastAsia"/>
          <w:lang w:val="en-US" w:eastAsia="zh-CN"/>
        </w:rPr>
        <w:fldChar w:fldCharType="end"/>
      </w:r>
      <w:r>
        <w:rPr>
          <w:rFonts w:hint="eastAsia"/>
          <w:lang w:val="en-US" w:eastAsia="zh-CN"/>
        </w:rPr>
        <w:fldChar w:fldCharType="end"/>
      </w:r>
    </w:p>
    <w:p w14:paraId="739B1338">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"_Toc192438287" </w:instrText>
      </w:r>
      <w:r>
        <w:fldChar w:fldCharType="separate"/>
      </w:r>
      <w:r>
        <w:rPr>
          <w:rStyle w:val="33"/>
          <w:rFonts w:hint="eastAsia"/>
        </w:rPr>
        <w:t>3</w:t>
      </w:r>
      <w:r>
        <w:rPr>
          <w:rStyle w:val="33"/>
          <w:rFonts w:hint="eastAsia"/>
          <w:lang w:val="en-US" w:eastAsia="zh-CN"/>
        </w:rPr>
        <w:t xml:space="preserve"> 后期拟完成的研究工作及进度安排</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_Toc192438287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61E06CC7">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"_Toc192438288" </w:instrText>
      </w:r>
      <w:r>
        <w:fldChar w:fldCharType="separate"/>
      </w:r>
      <w:r>
        <w:rPr>
          <w:rStyle w:val="33"/>
          <w:rFonts w:hint="eastAsia"/>
          <w:lang w:val="en-US" w:eastAsia="zh-CN"/>
        </w:rPr>
        <w:t>4.1 研究内容</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_Toc192438288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0B785D79">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"_Toc192438289" </w:instrText>
      </w:r>
      <w:r>
        <w:fldChar w:fldCharType="separate"/>
      </w:r>
      <w:r>
        <w:rPr>
          <w:rStyle w:val="33"/>
          <w:rFonts w:hint="eastAsia"/>
          <w:lang w:val="en-US" w:eastAsia="zh-CN"/>
        </w:rPr>
        <w:t>4.2 进度安排</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_Toc192438289 \h</w:instrText>
      </w:r>
      <w:r>
        <w:rPr>
          <w:rFonts w:hint="eastAsia"/>
          <w:lang w:val="en-US" w:eastAsia="zh-CN"/>
        </w:rPr>
        <w:instrText xml:space="preserve"> </w:instrText>
      </w:r>
      <w:r>
        <w:rPr>
          <w:lang w:val="en-US" w:eastAsia="zh-CN"/>
        </w:rPr>
        <w:fldChar w:fldCharType="separate"/>
      </w:r>
      <w:r>
        <w:rPr>
          <w:lang w:val="en-US" w:eastAsia="zh-CN"/>
        </w:rPr>
        <w:t>7</w:t>
      </w:r>
      <w:r>
        <w:rPr>
          <w:rFonts w:hint="eastAsia"/>
          <w:lang w:val="en-US" w:eastAsia="zh-CN"/>
        </w:rPr>
        <w:fldChar w:fldCharType="end"/>
      </w:r>
      <w:r>
        <w:rPr>
          <w:rFonts w:hint="eastAsia"/>
          <w:lang w:val="en-US" w:eastAsia="zh-CN"/>
        </w:rPr>
        <w:fldChar w:fldCharType="end"/>
      </w:r>
    </w:p>
    <w:p w14:paraId="49DED83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"_Toc192438290" </w:instrText>
      </w:r>
      <w:r>
        <w:fldChar w:fldCharType="separate"/>
      </w:r>
      <w:r>
        <w:rPr>
          <w:rStyle w:val="33"/>
          <w:rFonts w:hint="eastAsia"/>
          <w:lang w:val="en-US" w:eastAsia="zh-CN"/>
        </w:rPr>
        <w:t>5 存在的困难及解决方案</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_Toc192438290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C28D9D6">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"_Toc192438291" </w:instrText>
      </w:r>
      <w:r>
        <w:fldChar w:fldCharType="separate"/>
      </w:r>
      <w:r>
        <w:rPr>
          <w:rStyle w:val="33"/>
          <w:rFonts w:hint="eastAsia"/>
          <w:lang w:val="en-US" w:eastAsia="zh-CN"/>
        </w:rPr>
        <w:t>5.1 存在的困难</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_Toc192438291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2AFE9BD4">
      <w:pPr>
        <w:pStyle w:val="24"/>
        <w:tabs>
          <w:tab w:val="right" w:leader="dot" w:pos="8495"/>
        </w:tabs>
        <w:ind w:left="660" w:hanging="420"/>
        <w:rPr>
          <w:rFonts w:hint="eastAsia" w:ascii="等线" w:hAnsi="等线" w:eastAsia="等线"/>
          <w:smallCaps w:val="0"/>
          <w:sz w:val="21"/>
          <w:szCs w:val="22"/>
          <w:lang w:val="en-US" w:eastAsia="zh-CN"/>
        </w:rPr>
      </w:pPr>
      <w:r>
        <w:fldChar w:fldCharType="begin"/>
      </w:r>
      <w:r>
        <w:instrText xml:space="preserve"> HYPERLINK \l "_Toc192438292" </w:instrText>
      </w:r>
      <w:r>
        <w:fldChar w:fldCharType="separate"/>
      </w:r>
      <w:r>
        <w:rPr>
          <w:rStyle w:val="33"/>
          <w:rFonts w:hint="eastAsia"/>
          <w:lang w:val="en-US" w:eastAsia="zh-CN"/>
        </w:rPr>
        <w:t>5.2 解决方案</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_Toc192438292 \h</w:instrText>
      </w:r>
      <w:r>
        <w:rPr>
          <w:rFonts w:hint="eastAsia"/>
          <w:lang w:val="en-US" w:eastAsia="zh-CN"/>
        </w:rPr>
        <w:instrText xml:space="preserve"> </w:instrText>
      </w:r>
      <w:r>
        <w:rPr>
          <w:lang w:val="en-US" w:eastAsia="zh-CN"/>
        </w:rPr>
        <w:fldChar w:fldCharType="separate"/>
      </w:r>
      <w:r>
        <w:rPr>
          <w:lang w:val="en-US" w:eastAsia="zh-CN"/>
        </w:rPr>
        <w:t>8</w:t>
      </w:r>
      <w:r>
        <w:rPr>
          <w:rFonts w:hint="eastAsia"/>
          <w:lang w:val="en-US" w:eastAsia="zh-CN"/>
        </w:rPr>
        <w:fldChar w:fldCharType="end"/>
      </w:r>
      <w:r>
        <w:rPr>
          <w:rFonts w:hint="eastAsia"/>
          <w:lang w:val="en-US" w:eastAsia="zh-CN"/>
        </w:rPr>
        <w:fldChar w:fldCharType="end"/>
      </w:r>
    </w:p>
    <w:p w14:paraId="3968A322">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"_Toc192438293" </w:instrText>
      </w:r>
      <w:r>
        <w:fldChar w:fldCharType="separate"/>
      </w:r>
      <w:r>
        <w:rPr>
          <w:rStyle w:val="33"/>
          <w:rFonts w:hint="eastAsia"/>
          <w:lang w:val="en-US" w:eastAsia="zh-CN"/>
        </w:rPr>
        <w:t>6 论文按时完成的可能性</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_Toc192438293 \h</w:instrText>
      </w:r>
      <w:r>
        <w:rPr>
          <w:rFonts w:hint="eastAsia"/>
          <w:lang w:val="en-US" w:eastAsia="zh-CN"/>
        </w:rPr>
        <w:instrText xml:space="preserve"> </w:instrText>
      </w:r>
      <w:r>
        <w:rPr>
          <w:lang w:val="en-US" w:eastAsia="zh-CN"/>
        </w:rPr>
        <w:fldChar w:fldCharType="separate"/>
      </w:r>
      <w:r>
        <w:rPr>
          <w:lang w:val="en-US" w:eastAsia="zh-CN"/>
        </w:rPr>
        <w:t>9</w:t>
      </w:r>
      <w:r>
        <w:rPr>
          <w:rFonts w:hint="eastAsia"/>
          <w:lang w:val="en-US" w:eastAsia="zh-CN"/>
        </w:rPr>
        <w:fldChar w:fldCharType="end"/>
      </w:r>
      <w:r>
        <w:rPr>
          <w:rFonts w:hint="eastAsia"/>
          <w:lang w:val="en-US" w:eastAsia="zh-CN"/>
        </w:rPr>
        <w:fldChar w:fldCharType="end"/>
      </w:r>
    </w:p>
    <w:p w14:paraId="2608004A">
      <w:pPr>
        <w:pStyle w:val="21"/>
        <w:tabs>
          <w:tab w:val="right" w:leader="dot" w:pos="8495"/>
        </w:tabs>
        <w:rPr>
          <w:rFonts w:hint="eastAsia" w:ascii="等线" w:hAnsi="等线" w:eastAsia="等线"/>
          <w:bCs w:val="0"/>
          <w:caps w:val="0"/>
          <w:sz w:val="21"/>
          <w:szCs w:val="22"/>
          <w:lang w:val="en-US" w:eastAsia="zh-CN"/>
        </w:rPr>
      </w:pPr>
      <w:r>
        <w:fldChar w:fldCharType="begin"/>
      </w:r>
      <w:r>
        <w:instrText xml:space="preserve"> HYPERLINK \l "_Toc192438294" </w:instrText>
      </w:r>
      <w:r>
        <w:fldChar w:fldCharType="separate"/>
      </w:r>
      <w:r>
        <w:rPr>
          <w:rStyle w:val="33"/>
          <w:rFonts w:hint="eastAsia"/>
          <w:lang w:val="en-US" w:eastAsia="zh-CN"/>
        </w:rPr>
        <w:t>参考文献</w:t>
      </w:r>
      <w:r>
        <w:rPr>
          <w:rFonts w:hint="eastAsia"/>
          <w:lang w:val="en-US" w:eastAsia="zh-CN"/>
        </w:rPr>
        <w:tab/>
      </w:r>
      <w:r>
        <w:rPr>
          <w:rFonts w:hint="eastAsia"/>
          <w:lang w:val="en-US" w:eastAsia="zh-CN"/>
        </w:rPr>
        <w:fldChar w:fldCharType="begin"/>
      </w:r>
      <w:r>
        <w:rPr>
          <w:rFonts w:hint="eastAsia"/>
          <w:lang w:val="en-US" w:eastAsia="zh-CN"/>
        </w:rPr>
        <w:instrText xml:space="preserve"> </w:instrText>
      </w:r>
      <w:r>
        <w:rPr>
          <w:lang w:val="en-US" w:eastAsia="zh-CN"/>
        </w:rPr>
        <w:instrText xml:space="preserve">PAGEREF _Toc192438294 \h</w:instrText>
      </w:r>
      <w:r>
        <w:rPr>
          <w:rFonts w:hint="eastAsia"/>
          <w:lang w:val="en-US" w:eastAsia="zh-CN"/>
        </w:rPr>
        <w:instrText xml:space="preserve"> </w:instrText>
      </w:r>
      <w:r>
        <w:rPr>
          <w:lang w:val="en-US" w:eastAsia="zh-CN"/>
        </w:rPr>
        <w:fldChar w:fldCharType="separate"/>
      </w:r>
      <w:r>
        <w:rPr>
          <w:lang w:val="en-US" w:eastAsia="zh-CN"/>
        </w:rPr>
        <w:t>10</w:t>
      </w:r>
      <w:r>
        <w:rPr>
          <w:rFonts w:hint="eastAsia"/>
          <w:lang w:val="en-US" w:eastAsia="zh-CN"/>
        </w:rPr>
        <w:fldChar w:fldCharType="end"/>
      </w:r>
      <w:r>
        <w:rPr>
          <w:rFonts w:hint="eastAsia"/>
          <w:lang w:val="en-US" w:eastAsia="zh-CN"/>
        </w:rPr>
        <w:fldChar w:fldCharType="end"/>
      </w:r>
    </w:p>
    <w:p w14:paraId="079825FB">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2911871D">
      <w:pPr>
        <w:pStyle w:val="2"/>
        <w:spacing w:before="240" w:after="192"/>
      </w:pPr>
      <w:bookmarkStart w:id="3" w:name="_Toc192438279"/>
      <w:r>
        <w:rPr>
          <w:rFonts w:hint="eastAsia"/>
        </w:rPr>
        <w:t>课题主要研究内容及进度</w:t>
      </w:r>
      <w:bookmarkEnd w:id="3"/>
    </w:p>
    <w:p w14:paraId="5C2FF26D">
      <w:pPr>
        <w:pStyle w:val="3"/>
        <w:spacing w:before="120" w:after="120"/>
      </w:pPr>
      <w:bookmarkStart w:id="4" w:name="_Toc192438280"/>
      <w:r>
        <w:rPr>
          <w:rFonts w:hint="eastAsia"/>
        </w:rPr>
        <w:t>课题主要研究内容</w:t>
      </w:r>
      <w:bookmarkEnd w:id="4"/>
    </w:p>
    <w:p w14:paraId="7A8D3717">
      <w:pPr>
        <w:pStyle w:val="4"/>
      </w:pPr>
      <w:bookmarkStart w:id="5" w:name="_Toc192438281"/>
      <w:r>
        <w:rPr>
          <w:rFonts w:ascii="黑体" w:hAnsi="黑体" w:eastAsia="黑体"/>
        </w:rPr>
        <w:t>研究背景与问题提出</w:t>
      </w:r>
    </w:p>
    <w:p w14:paraId="70B28C58"/>
    <w:p w14:paraId="6B67468F">
      <w:r>
        <w:t>GNSS 无线电掩星（Radio Occultation, RO）是一种利用 GNSS 信号穿越大气时折射效应的探测技术。信号路径弯曲程度（弯曲角廓线）携带了大气折射率的垂直分布信息，可进一步反演温度、气压和湿度剖面，目前已被纳入多个业务化数值天气预报系统。</w:t>
      </w:r>
    </w:p>
    <w:p w14:paraId="6901430E"/>
    <w:p w14:paraId="0277628E">
      <w:r>
        <w:t>传统反演流程分两步：先由 Abel 积分将弯曲角廓线转为折射率廓线，再用一维变分（1D-Var）同化获得温度、气压、湿度。这条路线有两个明显缺陷：Abel 积分依赖大气球对称假设，对流层强对流区和锋面附近误差较大；1D-Var 的结果受背景场质量制约，误差沿级联链路逐步放大。</w:t>
      </w:r>
    </w:p>
    <w:p w14:paraId="2753D81F"/>
    <w:p w14:paraId="5E18B75A">
      <w:r>
        <w:t>本课题尝试用条件扩散模型（Conditional Diffusion Model）替代上述两步流程，直接从弯曲角廓线预测大气要素廓线，绕开球对称假设和背景场依赖。</w:t>
      </w:r>
    </w:p>
    <w:p w14:paraId="44D1633F"/>
    <w:p w14:paraId="17F2F714">
      <w:pPr>
        <w:pStyle w:val="4"/>
      </w:pPr>
      <w:r>
        <w:rPr>
          <w:rFonts w:ascii="黑体" w:hAnsi="黑体" w:eastAsia="黑体"/>
        </w:rPr>
        <w:t>主要研究内容</w:t>
      </w:r>
    </w:p>
    <w:p w14:paraId="1AD5E359"/>
    <w:p w14:paraId="72B8F797">
      <w:r>
        <w:t>本课题针对传统 GNSS-RO 反演中的误差累积与球对称假设问题，构建了端到端的气象要素反演系统，以条件扩散模型取代 Abel 积分加 1D-Var 的两步流程。研究内容分四个部分：</w:t>
      </w:r>
    </w:p>
    <w:p w14:paraId="68C136C6"/>
    <w:p w14:paraId="31C2C3B7">
      <w:r>
        <w:t>（1）数据集构建：基于风云三号D星（FY-3D）GNOS L2 ATP 数据，建立多级物理质量控制流水线，完成廓线数据的清洗、高度网格插值与标准化。</w:t>
      </w:r>
    </w:p>
    <w:p w14:paraId="39EB1DA1"/>
    <w:p w14:paraId="2FFDE912">
      <w:r>
        <w:t>（2）模型设计与实现：设计并实现带交叉注意力机制的增强型条件 U-Net 扩散模型（EnhancedConditionalUNet1D），学习从弯曲角廓线到温度、气压廓线的映射关系。</w:t>
      </w:r>
    </w:p>
    <w:p w14:paraId="7AD2CC7B"/>
    <w:p w14:paraId="3030EDFD">
      <w:r>
        <w:t>（3）精度评估：在独立测试集上用 RMSE、Bias、相关系数定量评估反演结果，并按大气层次（对流层、平流层、中高层）分析误差分布特征。</w:t>
      </w:r>
    </w:p>
    <w:p w14:paraId="6423B5EE"/>
    <w:p w14:paraId="32E49029">
      <w:r>
        <w:t>（4）系统封装：将算法封装为模块化 Python 包（ro_retrieval），并开发 Streamlit Web 前端用于在线推理与结果可视化。</w:t>
      </w:r>
    </w:p>
    <w:p w14:paraId="51B3E4E3">
      <w:pPr>
        <w:pStyle w:val="3"/>
        <w:spacing w:before="120" w:after="120"/>
      </w:pPr>
      <w:r>
        <w:rPr>
          <w:rFonts w:hint="eastAsia"/>
        </w:rPr>
        <w:t>进度介绍</w:t>
      </w:r>
      <w:bookmarkEnd w:id="5"/>
    </w:p>
    <w:p w14:paraId="4156C75B">
      <w:bookmarkStart w:id="6" w:name="_Toc180017605"/>
      <w:bookmarkStart w:id="7" w:name="_Toc180017223"/>
      <w:bookmarkStart w:id="8" w:name="_Toc192438282"/>
      <w:r>
        <w:t>截至 2026 年 3 月，各阶段工作完成情况如下：</w:t>
      </w:r>
    </w:p>
    <w:p w14:paraId="4A65207D"/>
    <w:p w14:paraId="12521C10">
      <w:r>
        <w:t>数据处理阶段（2025年11月 — 2026年1月）</w:t>
      </w:r>
    </w:p>
    <w:p w14:paraId="2687BC90">
      <w:pPr>
        <w:pStyle w:val="9"/>
        <w:numPr>
          <w:ilvl w:val="0"/>
          <w:numId w:val="0"/>
        </w:numPr>
        <w:ind w:leftChars="200"/>
      </w:pPr>
      <w:r>
        <w:rPr>
          <w:rFonts w:hint="eastAsia"/>
          <w:lang w:val="en-US" w:eastAsia="zh-CN"/>
        </w:rPr>
        <w:tab/>
      </w:r>
      <w:r>
        <w:rPr>
          <w:rFonts w:hint="eastAsia"/>
          <w:lang w:val="en-US" w:eastAsia="zh-CN"/>
        </w:rPr>
        <w:t>·</w:t>
      </w:r>
      <w:r>
        <w:t>完成 FY-3D GNOS L1 原始数据的调研与分析（30,794 个文件），明确了直接从相位数据推导弯曲角的技术难度</w:t>
      </w:r>
    </w:p>
    <w:p w14:paraId="0D80253A">
      <w:pPr>
        <w:pStyle w:val="9"/>
        <w:numPr>
          <w:ilvl w:val="0"/>
          <w:numId w:val="0"/>
        </w:numPr>
        <w:ind w:leftChars="200"/>
      </w:pPr>
      <w:r>
        <w:rPr>
          <w:rFonts w:hint="eastAsia"/>
          <w:lang w:val="en-US" w:eastAsia="zh-CN"/>
        </w:rPr>
        <w:tab/>
      </w:r>
      <w:r>
        <w:rPr>
          <w:rFonts w:hint="eastAsia"/>
          <w:lang w:val="en-US" w:eastAsia="zh-CN"/>
        </w:rPr>
        <w:t>·</w:t>
      </w:r>
      <w:r>
        <w:t>转向 L2 ATP 产品路线，完成 42,871 个 L2 ATP 文件的大规模处理</w:t>
      </w:r>
    </w:p>
    <w:p w14:paraId="2AA3111C">
      <w:pPr>
        <w:pStyle w:val="9"/>
        <w:numPr>
          <w:ilvl w:val="0"/>
          <w:numId w:val="0"/>
        </w:numPr>
        <w:ind w:leftChars="200"/>
      </w:pPr>
      <w:r>
        <w:rPr>
          <w:rFonts w:hint="eastAsia"/>
          <w:lang w:val="en-US" w:eastAsia="zh-CN"/>
        </w:rPr>
        <w:tab/>
      </w:r>
      <w:r>
        <w:rPr>
          <w:rFonts w:hint="eastAsia"/>
          <w:lang w:val="en-US" w:eastAsia="zh-CN"/>
        </w:rPr>
        <w:t>·</w:t>
      </w:r>
      <w:r>
        <w:t>建立包含 7 项物理指标的质量控制体系，最终保留 37,171 条有效廓线</w:t>
      </w:r>
    </w:p>
    <w:p w14:paraId="796CE455"/>
    <w:p w14:paraId="641D8C27">
      <w:r>
        <w:t>模型设计阶段（2026年1月 — 2026年2月）</w:t>
      </w:r>
    </w:p>
    <w:p w14:paraId="29483E80">
      <w:pPr>
        <w:pStyle w:val="9"/>
        <w:numPr>
          <w:ilvl w:val="0"/>
          <w:numId w:val="0"/>
        </w:numPr>
        <w:ind w:leftChars="200"/>
      </w:pPr>
      <w:r>
        <w:rPr>
          <w:rFonts w:hint="eastAsia"/>
          <w:lang w:val="en-US" w:eastAsia="zh-CN"/>
        </w:rPr>
        <w:tab/>
      </w:r>
      <w:r>
        <w:rPr>
          <w:rFonts w:hint="eastAsia"/>
          <w:lang w:val="en-US" w:eastAsia="zh-CN"/>
        </w:rPr>
        <w:t>·</w:t>
      </w:r>
      <w:r>
        <w:t>完成扩散模型理论调研，确定 DDPM 为核心生成框架</w:t>
      </w:r>
    </w:p>
    <w:p w14:paraId="325F6859">
      <w:pPr>
        <w:pStyle w:val="9"/>
        <w:numPr>
          <w:ilvl w:val="0"/>
          <w:numId w:val="0"/>
        </w:numPr>
        <w:ind w:leftChars="200"/>
      </w:pPr>
      <w:r>
        <w:rPr>
          <w:rFonts w:hint="eastAsia"/>
          <w:lang w:val="en-US" w:eastAsia="zh-CN"/>
        </w:rPr>
        <w:tab/>
      </w:r>
      <w:r>
        <w:rPr>
          <w:rFonts w:hint="eastAsia"/>
          <w:lang w:val="en-US" w:eastAsia="zh-CN"/>
        </w:rPr>
        <w:t>·</w:t>
      </w:r>
      <w:r>
        <w:t>设计并实现增强型条件 U-Net 架构（EnhancedConditionalUNet1D，参数量约 111 万）</w:t>
      </w:r>
    </w:p>
    <w:p w14:paraId="6446A2B8">
      <w:pPr>
        <w:pStyle w:val="9"/>
        <w:numPr>
          <w:ilvl w:val="0"/>
          <w:numId w:val="0"/>
        </w:numPr>
        <w:ind w:leftChars="200"/>
      </w:pPr>
      <w:r>
        <w:rPr>
          <w:rFonts w:hint="eastAsia"/>
          <w:lang w:val="en-US" w:eastAsia="zh-CN"/>
        </w:rPr>
        <w:tab/>
      </w:r>
      <w:r>
        <w:rPr>
          <w:rFonts w:hint="eastAsia"/>
          <w:lang w:val="en-US" w:eastAsia="zh-CN"/>
        </w:rPr>
        <w:t>·</w:t>
      </w:r>
      <w:r>
        <w:t>引入气压对数变换预处理策略，解决大气气压跨4个数量级的数值分布问题</w:t>
      </w:r>
    </w:p>
    <w:p w14:paraId="31F08390"/>
    <w:p w14:paraId="5532E2FB">
      <w:r>
        <w:t>训练验证阶段（2026年2月 — 2026年3月）</w:t>
      </w:r>
    </w:p>
    <w:p w14:paraId="5ED27E82">
      <w:pPr>
        <w:pStyle w:val="9"/>
        <w:numPr>
          <w:ilvl w:val="0"/>
          <w:numId w:val="0"/>
        </w:numPr>
        <w:ind w:leftChars="200"/>
      </w:pPr>
      <w:r>
        <w:rPr>
          <w:rFonts w:hint="eastAsia"/>
          <w:lang w:val="en-US" w:eastAsia="zh-CN"/>
        </w:rPr>
        <w:tab/>
      </w:r>
      <w:r>
        <w:rPr>
          <w:rFonts w:hint="eastAsia"/>
          <w:lang w:val="en-US" w:eastAsia="zh-CN"/>
        </w:rPr>
        <w:t>·</w:t>
      </w:r>
      <w:r>
        <w:t>完成 Q1 全季度数据（26,019 训练样本）的模型训练，验证损失 0.014280</w:t>
      </w:r>
    </w:p>
    <w:p w14:paraId="340E0CC3">
      <w:pPr>
        <w:pStyle w:val="9"/>
        <w:numPr>
          <w:ilvl w:val="0"/>
          <w:numId w:val="0"/>
        </w:numPr>
        <w:ind w:leftChars="200"/>
      </w:pPr>
      <w:r>
        <w:rPr>
          <w:rFonts w:hint="eastAsia"/>
          <w:lang w:val="en-US" w:eastAsia="zh-CN"/>
        </w:rPr>
        <w:tab/>
      </w:r>
      <w:r>
        <w:rPr>
          <w:rFonts w:hint="eastAsia"/>
          <w:lang w:val="en-US" w:eastAsia="zh-CN"/>
        </w:rPr>
        <w:t>·</w:t>
      </w:r>
      <w:r>
        <w:t>完成基于 DDPM 1000 步采样的推理验证，气压反演相关系数达 0.82</w:t>
      </w:r>
    </w:p>
    <w:p w14:paraId="73D99551">
      <w:pPr>
        <w:pStyle w:val="9"/>
        <w:numPr>
          <w:ilvl w:val="0"/>
          <w:numId w:val="0"/>
        </w:numPr>
        <w:ind w:leftChars="200"/>
      </w:pPr>
      <w:r>
        <w:rPr>
          <w:rFonts w:hint="eastAsia"/>
          <w:lang w:val="en-US" w:eastAsia="zh-CN"/>
        </w:rPr>
        <w:tab/>
      </w:r>
      <w:r>
        <w:rPr>
          <w:rFonts w:hint="eastAsia"/>
          <w:lang w:val="en-US" w:eastAsia="zh-CN"/>
        </w:rPr>
        <w:t>·</w:t>
      </w:r>
      <w:r>
        <w:t>初步完成 Streamlit Web 交互平台的功能实现</w:t>
      </w:r>
    </w:p>
    <w:p w14:paraId="2612ABB3"/>
    <w:p w14:paraId="332DD298">
      <w:r>
        <w:t>后续工作将重点聚焦于采样算法加速（DDIM 数值稳定性攻关）、温度反演精度联合优化，以及毕业论文的系统撰写。</w:t>
      </w:r>
    </w:p>
    <w:p w14:paraId="06ACCD96">
      <w:pPr>
        <w:pStyle w:val="2"/>
        <w:spacing w:before="240" w:after="192"/>
      </w:pPr>
      <w:r>
        <w:rPr>
          <w:rFonts w:hint="eastAsia"/>
        </w:rPr>
        <w:t>已完成的研究工作及结果</w:t>
      </w:r>
      <w:bookmarkEnd w:id="6"/>
      <w:bookmarkEnd w:id="7"/>
      <w:bookmarkEnd w:id="8"/>
    </w:p>
    <w:p w14:paraId="2E3494D7">
      <w:pPr>
        <w:pStyle w:val="3"/>
        <w:spacing w:before="120" w:after="120"/>
      </w:pPr>
      <w:r>
        <w:rPr>
          <w:rFonts w:hint="eastAsia"/>
        </w:rPr>
        <w:t>数据集构建与预处理</w:t>
      </w:r>
    </w:p>
    <w:p w14:paraId="5311E294">
      <w:pPr>
        <w:pStyle w:val="4"/>
      </w:pPr>
      <w:bookmarkStart w:id="9" w:name="_Toc192438285"/>
      <w:r>
        <w:rPr>
          <w:rFonts w:ascii="黑体" w:hAnsi="黑体" w:eastAsia="黑体"/>
        </w:rPr>
        <w:t>数据来源与规模</w:t>
      </w:r>
    </w:p>
    <w:p w14:paraId="628D8D72"/>
    <w:p w14:paraId="1911257D">
      <w:pPr>
        <w:rPr>
          <w:rFonts w:hint="eastAsia" w:eastAsia="宋体"/>
          <w:lang w:eastAsia="zh-CN"/>
        </w:rPr>
      </w:pPr>
      <w:r>
        <w:t>本研究采用风云三号D星（FY-3D）GNOS 载荷的 L2 ATP（大气温度廓线）产品作为数据来源。数据时间范围覆盖 2025 年第一季度（1月1日至3月31日），地理覆盖范围为全球轨道观测区域。</w:t>
      </w:r>
      <w:r>
        <w:rPr>
          <w:rFonts w:hint="eastAsia"/>
          <w:lang w:val="en-US" w:eastAsia="zh-CN"/>
        </w:rPr>
        <w:t>总共包含</w:t>
      </w:r>
      <w:r>
        <w:t>42,871 个 NetCDF 格式文件（约 2.2 GB）</w:t>
      </w:r>
      <w:r>
        <w:rPr>
          <w:rFonts w:hint="eastAsia"/>
          <w:lang w:eastAsia="zh-CN"/>
        </w:rPr>
        <w:t>，</w:t>
      </w:r>
      <w:r>
        <w:t>数据变量</w:t>
      </w:r>
      <w:r>
        <w:rPr>
          <w:rFonts w:hint="eastAsia"/>
          <w:lang w:val="en-US" w:eastAsia="zh-CN"/>
        </w:rPr>
        <w:t>包括</w:t>
      </w:r>
      <w:r>
        <w:t>弯曲角（Opt_Bend_ang，rad）、温度（Temp，K）、气压（Pres，mb）</w:t>
      </w:r>
      <w:r>
        <w:rPr>
          <w:rFonts w:hint="eastAsia"/>
          <w:lang w:val="en-US" w:eastAsia="zh-CN"/>
        </w:rPr>
        <w:t>与</w:t>
      </w:r>
      <w:r>
        <w:t>海拔高度（MSL_alt，km）</w:t>
      </w:r>
      <w:r>
        <w:rPr>
          <w:rFonts w:hint="eastAsia"/>
          <w:lang w:eastAsia="zh-CN"/>
        </w:rPr>
        <w:t>。</w:t>
      </w:r>
    </w:p>
    <w:p w14:paraId="360B22D9">
      <w:pPr>
        <w:ind w:left="0" w:leftChars="0" w:firstLine="0" w:firstLineChars="0"/>
      </w:pPr>
    </w:p>
    <w:p w14:paraId="64DDF080">
      <w:pPr>
        <w:rPr>
          <w:rFonts w:hint="default" w:eastAsia="宋体"/>
          <w:lang w:val="en-US" w:eastAsia="zh-CN"/>
        </w:rPr>
      </w:pPr>
      <w:r>
        <w:t>前期</w:t>
      </w:r>
      <w:r>
        <w:rPr>
          <w:rFonts w:hint="eastAsia"/>
          <w:lang w:val="en-US" w:eastAsia="zh-CN"/>
        </w:rPr>
        <w:t>使用 COSMIC-2 数据进行小规模训练，由于境外网站数据下载存在困难进而转向采用国内气象卫星FY-3D GNOS 卫星。曾尝试</w:t>
      </w:r>
      <w:r>
        <w:t>处理 L1 原始掩星数据（AEG 文件），</w:t>
      </w:r>
      <w:r>
        <w:rPr>
          <w:rFonts w:hint="eastAsia"/>
        </w:rPr>
        <w:t>使用几何光学方法（Newton 迭代）得到的弯曲角为负值（~-480 mrad），与预期（~5-20 mrad at 30 km）严重不符。</w:t>
      </w:r>
      <w:r>
        <w:rPr>
          <w:rFonts w:hint="eastAsia"/>
          <w:lang w:val="en-US" w:eastAsia="zh-CN"/>
        </w:rPr>
        <w:t>由于从 L1 数据推导弯曲角技术难度过大，暂时放弃，转向直接使用官方预处理的 L2 产品，显著降低了数据工程复杂度，并保证了弯曲角数据的可靠性。</w:t>
      </w:r>
    </w:p>
    <w:p w14:paraId="1107ADB5"/>
    <w:p w14:paraId="3CDA994E">
      <w:pPr>
        <w:pStyle w:val="4"/>
      </w:pPr>
      <w:r>
        <w:rPr>
          <w:rFonts w:ascii="黑体" w:hAnsi="黑体" w:eastAsia="黑体"/>
        </w:rPr>
        <w:t>数据处理流水线</w:t>
      </w:r>
    </w:p>
    <w:p w14:paraId="7E5ED5DA">
      <w:pPr>
        <w:ind w:left="480" w:leftChars="0"/>
      </w:pPr>
    </w:p>
    <w:p w14:paraId="3933947A">
      <w:r>
        <w:t>数据处理流程如下所示：</w:t>
      </w:r>
    </w:p>
    <w:p w14:paraId="0154300B">
      <w:r>
        <w:rPr>
          <w:rFonts w:hint="eastAsia" w:eastAsia="宋体"/>
          <w:lang w:eastAsia="zh-CN"/>
        </w:rPr>
        <w:drawing>
          <wp:inline distT="0" distB="0" distL="114300" distR="114300">
            <wp:extent cx="4827905" cy="8169275"/>
            <wp:effectExtent l="0" t="0" r="10795" b="9525"/>
            <wp:docPr id="3" name="图片 3" descr="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处理流程图"/>
                    <pic:cNvPicPr>
                      <a:picLocks noChangeAspect="1"/>
                    </pic:cNvPicPr>
                  </pic:nvPicPr>
                  <pic:blipFill>
                    <a:blip r:embed="rId15"/>
                    <a:stretch>
                      <a:fillRect/>
                    </a:stretch>
                  </pic:blipFill>
                  <pic:spPr>
                    <a:xfrm>
                      <a:off x="0" y="0"/>
                      <a:ext cx="4827905" cy="8169275"/>
                    </a:xfrm>
                    <a:prstGeom prst="rect">
                      <a:avLst/>
                    </a:prstGeom>
                  </pic:spPr>
                </pic:pic>
              </a:graphicData>
            </a:graphic>
          </wp:inline>
        </w:drawing>
      </w:r>
    </w:p>
    <w:p w14:paraId="7A000001">
      <w:pPr>
        <w:rPr>
          <w:ins w:id="0" w:author="Claude" w:date="2026-03-09T00:00:00Z"/>
        </w:rPr>
      </w:pPr>
      <w:ins w:id="1" w:author="Claude" w:date="2026-03-09T00:00:00Z">
        <w:r>
          <w:rPr/>
          <w:t>需要说明的是，步骤③“插值”中隐含了一个坐标转换环节：ATP 数据的 Opt_Impact_parm 字段存储的是地心距离（切线点到地心的距离），并非直接可用的海拔高度，需首先减去局地曲率半径（curv）将其换算为海拔高度（MSL_alt = Opt_Impact_parm − curv），再以线性插值将弯曲角、温度和气压廓线统一映射至 0～60 km 等间距 301 层标准高度网格（Δh = 0.2 km）。</w:t>
        </w:r>
      </w:ins>
    </w:p>
    <w:p w14:paraId="170632C8">
      <w:pPr>
        <w:pStyle w:val="4"/>
      </w:pPr>
      <w:r>
        <w:rPr>
          <w:rFonts w:ascii="黑体" w:hAnsi="黑体" w:eastAsia="黑体"/>
        </w:rPr>
        <w:t>气压对数变换的关键作用</w:t>
      </w:r>
    </w:p>
    <w:p w14:paraId="13B009E8"/>
    <w:p w14:paraId="2EBF75B8">
      <w:r>
        <w:t>大气气压随高度呈指数衰减，其数值跨越四个数量级（原始范围：0.07 ~ 1099.76 mb）。若直接输入神经网络，长尾分布将导致训练过程中高层大气样本的梯度被近地面高气压样本主导，从而引发梯度异常与收敛不稳定。</w:t>
      </w:r>
    </w:p>
    <w:p w14:paraId="6AD2EAF8"/>
    <w:p w14:paraId="299518F2">
      <w:r>
        <w:t>引入 log₁₀ 变换后，气压数据分布特征显著改善：</w:t>
      </w:r>
    </w:p>
    <w:p w14:paraId="3A321F35"/>
    <w:p w14:paraId="33F55DB7">
      <w:r>
        <w:t xml:space="preserve">  变换前范围：[0.07, 1099.76] mb，标准差 241.7 mb，分布严重右偏</w:t>
      </w:r>
    </w:p>
    <w:p w14:paraId="54DEAA6A">
      <w:r>
        <w:t xml:space="preserve">  log₁₀变换后：[-1.15,  3.04]，分布趋于对称</w:t>
      </w:r>
    </w:p>
    <w:p w14:paraId="5BE84785">
      <w:r>
        <w:t xml:space="preserve">  Z-Score标准化后：[-2.09,  1.79]，均值约 0，标准差约 1</w:t>
      </w:r>
    </w:p>
    <w:p w14:paraId="497BAA58"/>
    <w:p w14:paraId="694C4BE9">
      <w:r>
        <w:t>该预处理策略有效提升了扩散模型的收敛速度与训练鲁棒性。</w:t>
      </w:r>
    </w:p>
    <w:p w14:paraId="7A000002">
      <w:pPr>
        <w:rPr>
          <w:ins w:id="2" w:author="Claude" w:date="2026-03-09T00:00:00Z"/>
        </w:rPr>
      </w:pPr>
      <w:ins w:id="3" w:author="Claude" w:date="2026-03-09T00:00:00Z">
        <w:r>
          <w:rPr/>
          <w:t>与气压形成对比，温度变量的原始取值范围约为 150～350 K，跨度不足 2.4 倍，整体呈近似正态分布，无需对数压缩，直接进行 Z-Score 标准化即可满足网络输入要求。</w:t>
        </w:r>
      </w:ins>
    </w:p>
    <w:p w14:paraId="7A000003">
      <w:pPr>
        <w:rPr>
          <w:ins w:id="4" w:author="Claude" w:date="2026-03-09T00:00:00Z"/>
        </w:rPr>
      </w:pPr>
      <w:ins w:id="5" w:author="Claude" w:date="2026-03-09T00:00:00Z">
        <w:r>
          <w:rPr/>
          <w:t>Z-Score 标准化的均值 μ 和标准差 σ 仅从训练集计算，验证集和测试集直接使用相同参数，防止数据泄露。</w:t>
        </w:r>
      </w:ins>
    </w:p>
    <w:p w14:paraId="1561B487">
      <w:pPr>
        <w:pStyle w:val="3"/>
        <w:spacing w:before="120" w:after="120"/>
      </w:pPr>
      <w:r>
        <w:t>模型架构设计与实现</w:t>
      </w:r>
    </w:p>
    <w:p w14:paraId="06BBBFE8">
      <w:pPr>
        <w:pStyle w:val="4"/>
      </w:pPr>
      <w:r>
        <w:rPr>
          <w:rFonts w:ascii="黑体" w:hAnsi="黑体" w:eastAsia="黑体"/>
        </w:rPr>
        <w:t>扩散模型理论基础</w:t>
      </w:r>
    </w:p>
    <w:p w14:paraId="4466066C"/>
    <w:p w14:paraId="2C97E93D">
      <w:r>
        <w:t>本研究以去噪扩散概率模型（DDPM，Ho et al., 2020）为理论框架。扩散模型的核心思想是：通过一个渐进的马尔可夫加噪过程，将数据分布逐步转化为标准高斯分布；再通过学习逆向去噪过程，从噪声中重构数据。</w:t>
      </w:r>
    </w:p>
    <w:p w14:paraId="68C7CFE3"/>
    <w:p w14:paraId="2EBCE261">
      <w:r>
        <w:t>（1）前向扩散过程（加噪）</w:t>
      </w:r>
    </w:p>
    <w:p w14:paraId="3442B200"/>
    <w:p w14:paraId="7BCF8E02">
      <w:r>
        <w:t>给定原始大气廓线 x₀，前向过程在每一时间步 t 添加少量高斯噪声：</w:t>
      </w:r>
    </w:p>
    <w:p w14:paraId="4BFA5F43"/>
    <w:p w14:paraId="2C315F66">
      <w:r>
        <w:t xml:space="preserve">  </w:t>
      </w:r>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m:sty m:val="b"/>
          </m:rPr>
          <w:rPr>
            <w:rFonts w:hint="default" w:ascii="Cambria Math" w:hAnsi="Cambria Math"/>
            <w:sz w:val="24"/>
          </w:rPr>
          <m:t>I</m:t>
        </m:r>
        <m:r>
          <m:rPr/>
          <w:rPr>
            <w:rFonts w:hint="default" w:ascii="Cambria Math" w:hAnsi="Cambria Math"/>
            <w:sz w:val="24"/>
          </w:rPr>
          <m:t>)</m:t>
        </m:r>
      </m:oMath>
    </w:p>
    <w:p w14:paraId="0AED684F"/>
    <w:p w14:paraId="6CD09811">
      <w:r>
        <w:t>其中</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oMath>
      <w:r>
        <w:t xml:space="preserve"> 为噪声调度序列（线性调度，</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=0.02,T=1000</m:t>
        </m:r>
      </m:oMath>
      <w:r>
        <w:t>）。</w:t>
      </w:r>
    </w:p>
    <w:p w14:paraId="58191607"/>
    <w:p w14:paraId="2B4B1A9A">
      <w:r>
        <w:t>利用重参数化技巧，可以直接从 x₀ 采样任意时间步 t 的加噪结果：</w:t>
      </w:r>
    </w:p>
    <w:p w14:paraId="677922E2"/>
    <w:p w14:paraId="3DA164D5">
      <w:r>
        <w:t xml:space="preserve">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ϵ, ϵ∼</m:t>
        </m:r>
        <m:r>
          <m:rPr>
            <m:scr m:val="script"/>
          </m:rPr>
          <w:rPr>
            <w:rFonts w:hint="default" w:ascii="Cambria Math" w:hAnsi="Cambria Math" w:eastAsia="MS Mincho"/>
            <w:sz w:val="24"/>
          </w:rPr>
          <m:t>N</m:t>
        </m:r>
        <m:r>
          <m:rPr/>
          <w:rPr>
            <w:rFonts w:hint="default" w:ascii="Cambria Math" w:hAnsi="Cambria Math"/>
            <w:sz w:val="24"/>
          </w:rPr>
          <m:t>(0,</m:t>
        </m:r>
        <m:r>
          <m:rPr>
            <m:sty m:val="b"/>
          </m:rPr>
          <w:rPr>
            <w:rFonts w:hint="default" w:ascii="Cambria Math" w:hAnsi="Cambria Math"/>
            <w:sz w:val="24"/>
          </w:rPr>
          <m:t>I</m:t>
        </m:r>
        <m:r>
          <m:rPr/>
          <w:rPr>
            <w:rFonts w:hint="default" w:ascii="Cambria Math" w:hAnsi="Cambria Math"/>
            <w:sz w:val="24"/>
          </w:rPr>
          <m:t>)</m:t>
        </m:r>
      </m:oMath>
    </w:p>
    <w:p w14:paraId="22C2A35C"/>
    <w:p w14:paraId="6B50D62F">
      <w:r>
        <w:t xml:space="preserve">其中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nary>
          <m:naryPr>
            <m:chr m:val="∏"/>
            <m:limLoc m:val="undOvr"/>
            <m:ctrlPr>
              <w:rPr>
                <w:rFonts w:hint="default" w:ascii="Cambria Math" w:hAnsi="Cambria Math"/>
                <w:i/>
                <w:sz w:val="24"/>
              </w:rPr>
            </m:ctrlPr>
          </m:naryPr>
          <m:sub>
            <m:r>
              <m:rPr/>
              <w:rPr>
                <w:rFonts w:hint="default" w:ascii="Cambria Math" w:hAnsi="Cambria Math"/>
                <w:sz w:val="24"/>
              </w:rPr>
              <m:t>s=1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α</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t>。</w:t>
      </w:r>
    </w:p>
    <w:p w14:paraId="54BC627F"/>
    <w:p w14:paraId="7D8B109F">
      <w:r>
        <w:t>（2）反向去噪过程（条件生成）</w:t>
      </w:r>
    </w:p>
    <w:p w14:paraId="26D1E226"/>
    <w:p w14:paraId="16562B23">
      <w:r>
        <w:t>反向过程学习从噪声逐步恢复数据：</w:t>
      </w:r>
    </w:p>
    <w:p w14:paraId="1C4BEB27"/>
    <w:p w14:paraId="2A8BE2BD">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,c)=</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m:sty m:val="b"/>
          </m:rPr>
          <w:rPr>
            <w:rFonts w:hint="default" w:ascii="Cambria Math" w:hAnsi="Cambria Math"/>
            <w:sz w:val="24"/>
          </w:rPr>
          <m:t>I</m:t>
        </m:r>
        <m:r>
          <m:rPr/>
          <w:rPr>
            <w:rFonts w:hint="default" w:ascii="Cambria Math" w:hAnsi="Cambria Math"/>
            <w:sz w:val="24"/>
          </w:rPr>
          <m:t>)</m:t>
        </m:r>
      </m:oMath>
    </w:p>
    <w:p w14:paraId="4A4030ED"/>
    <w:p w14:paraId="4ADA57C9">
      <w:r>
        <w:t>其中均值为：</w:t>
      </w:r>
    </w:p>
    <w:p w14:paraId="1874516D"/>
    <w:p w14:paraId="59DCB2E7">
      <w:r>
        <w:t xml:space="preserve">  </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,t,c)=</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begChr m:val="["/>
            <m:endChr m:val="]"/>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ϵ</m:t>
                </m:r>
                <m:ctrlPr>
                  <w:rPr>
                    <w:rFonts w:hint="default" w:ascii="Cambria Math" w:hAnsi="Cambria Math"/>
                    <w:i/>
                    <w:sz w:val="24"/>
                  </w:rPr>
                </m:ctrlPr>
              </m:e>
              <m:sub>
                <m:r>
                  <m:rPr/>
                  <w:rPr>
                    <w:rFonts w:hint="default" w:ascii="Cambria Math" w:hAnsi="Cambria Math"/>
                    <w:sz w:val="24"/>
                  </w:rPr>
                  <m:t>θ</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i/>
                    <w:sz w:val="24"/>
                  </w:rPr>
                </m:ctrlPr>
              </m:e>
              <m:sub>
                <m:r>
                  <m:rPr/>
                  <w:rPr>
                    <w:rFonts w:hint="default" w:ascii="Cambria Math" w:hAnsi="Cambria Math"/>
                    <w:sz w:val="24"/>
                  </w:rPr>
                  <m:t>t</m:t>
                </m:r>
                <m:ctrlPr>
                  <w:rPr>
                    <w:rFonts w:hint="default" w:ascii="Cambria Math" w:hAnsi="Cambria Math"/>
                    <w:i/>
                    <w:sz w:val="24"/>
                  </w:rPr>
                </m:ctrlPr>
              </m:sub>
            </m:sSub>
            <m:r>
              <m:rPr/>
              <w:rPr>
                <w:rFonts w:hint="default" w:ascii="Cambria Math" w:hAnsi="Cambria Math"/>
                <w:sz w:val="24"/>
              </w:rPr>
              <m:t>,t,c)</m:t>
            </m:r>
            <m:ctrlPr>
              <w:rPr>
                <w:rFonts w:hint="default" w:ascii="Cambria Math" w:hAnsi="Cambria Math"/>
                <w:sz w:val="24"/>
              </w:rPr>
            </m:ctrlPr>
          </m:e>
        </m:d>
      </m:oMath>
    </w:p>
    <w:p w14:paraId="425D36BB"/>
    <w:p w14:paraId="6A9950E0">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t xml:space="preserve"> 为神经网络预测的噪声，c 为条件输入（弯曲角廓线），</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为方差。</w:t>
      </w:r>
    </w:p>
    <w:p w14:paraId="3957C621"/>
    <w:p w14:paraId="42E33A54">
      <w:r>
        <w:t>训练目标为最小化噪声预测误差：</w:t>
      </w:r>
    </w:p>
    <w:p w14:paraId="699AC5AE"/>
    <w:p w14:paraId="31202294">
      <w:r>
        <w:t xml:space="preserve"> </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,ε,t</m:t>
            </m:r>
            <m:ctrlPr>
              <w:rPr>
                <w:rFonts w:ascii="Cambria Math" w:hAnsi="Cambria Math"/>
                <w:sz w:val="24"/>
              </w:rPr>
            </m:ctrlPr>
          </m:sub>
        </m:sSub>
        <m:r>
          <m:rPr/>
          <w:rPr>
            <w:rFonts w:hint="default" w:ascii="Cambria Math" w:hAnsi="Cambria Math"/>
            <w:sz w:val="24"/>
          </w:rPr>
          <m:t>[||ε−</m:t>
        </m:r>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ᾱₜ·</m:t>
        </m:r>
        <m:r>
          <m:rPr/>
          <w:rPr>
            <w:rFonts w:hint="default" w:ascii="Cambria Math" w:hAnsi="Cambria Math"/>
            <w:sz w:val="24"/>
          </w:rPr>
          <m:t>x</m:t>
        </m:r>
        <m:r>
          <m:rPr>
            <m:sty m:val="p"/>
          </m:rPr>
          <w:rPr>
            <w:rFonts w:hint="default" w:ascii="Cambria Math" w:hAnsi="Cambria Math"/>
            <w:sz w:val="24"/>
          </w:rPr>
          <m:t>₀</m:t>
        </m:r>
        <m:r>
          <m:rPr/>
          <w:rPr>
            <w:rFonts w:hint="default" w:ascii="Cambria Math" w:hAnsi="Cambria Math"/>
            <w:sz w:val="24"/>
          </w:rPr>
          <m:t>+√(1−</m:t>
        </m:r>
        <m:r>
          <m:rPr>
            <m:sty m:val="p"/>
          </m:rPr>
          <w:rPr>
            <w:rFonts w:hint="default" w:ascii="Cambria Math" w:hAnsi="Cambria Math"/>
            <w:sz w:val="24"/>
          </w:rPr>
          <m:t>ᾱₜ</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ε,t,c)||</m:t>
        </m:r>
        <m:r>
          <m:rPr>
            <m:sty m:val="p"/>
          </m:rPr>
          <w:rPr>
            <w:rFonts w:hint="default" w:ascii="Cambria Math" w:hAnsi="Cambria Math"/>
            <w:sz w:val="24"/>
          </w:rPr>
          <m:t>²</m:t>
        </m:r>
        <m:r>
          <m:rPr/>
          <w:rPr>
            <w:rFonts w:hint="default" w:ascii="Cambria Math" w:hAnsi="Cambria Math"/>
            <w:sz w:val="24"/>
          </w:rPr>
          <m:t>]</m:t>
        </m:r>
      </m:oMath>
    </w:p>
    <w:p w14:paraId="1BCE6AE1"/>
    <w:p w14:paraId="26F31B4C">
      <w:pPr>
        <w:pStyle w:val="4"/>
      </w:pPr>
      <w:r>
        <w:rPr>
          <w:rFonts w:ascii="黑体" w:hAnsi="黑体" w:eastAsia="黑体"/>
        </w:rPr>
        <w:t>增强型条件 U-Net 网络架构</w:t>
      </w:r>
    </w:p>
    <w:p w14:paraId="09D9485E"/>
    <w:p w14:paraId="0C3405CF">
      <w:r>
        <w:t>本课题自主设计并实现了面向一维序列数据的增强型条件扩散模型网络（EnhancedConditionalUNet1D），网络参数总量约 111 万。整体架构基于 U-Net 编解码器范式，结合条件注意力机制实现对弯曲角条件信息的多尺度融合。</w:t>
      </w:r>
    </w:p>
    <w:p w14:paraId="7B5087C0"/>
    <w:p w14:paraId="6130BFC4">
      <w:r>
        <w:t>网络各模块结构与参数配置如下：</w:t>
      </w:r>
    </w:p>
    <w:p w14:paraId="78A55E09"/>
    <w:tbl>
      <w:tblPr>
        <w:tblStyle w:val="28"/>
        <w:tblW w:w="8640" w:type="dxa"/>
        <w:jc w:val="center"/>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Layout w:type="fixed"/>
        <w:tblCellMar>
          <w:top w:w="80" w:type="dxa"/>
          <w:left w:w="150" w:type="dxa"/>
          <w:bottom w:w="80" w:type="dxa"/>
          <w:right w:w="150" w:type="dxa"/>
        </w:tblCellMar>
      </w:tblPr>
      <w:tblGrid>
        <w:gridCol w:w="2160"/>
        <w:gridCol w:w="4320"/>
        <w:gridCol w:w="2160"/>
      </w:tblGrid>
      <w:tr w14:paraId="0AD0E23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2F5496"/>
            <w:tcMar>
              <w:top w:w="80" w:type="dxa"/>
              <w:left w:w="150" w:type="dxa"/>
              <w:bottom w:w="80" w:type="dxa"/>
              <w:right w:w="150" w:type="dxa"/>
            </w:tcMar>
          </w:tcPr>
          <w:p w14:paraId="54F73E2A">
            <w:pPr>
              <w:spacing w:before="40" w:after="40"/>
              <w:jc w:val="center"/>
            </w:pPr>
            <w:r>
              <w:rPr>
                <w:b/>
                <w:bCs/>
                <w:color w:val="FFFFFF"/>
                <w:sz w:val="21"/>
                <w:szCs w:val="21"/>
              </w:rPr>
              <w:t>模块名称</w:t>
            </w:r>
          </w:p>
        </w:tc>
        <w:tc>
          <w:tcPr>
            <w:shd w:val="clear" w:color="auto" w:fill="2F5496"/>
            <w:tcMar>
              <w:top w:w="80" w:type="dxa"/>
              <w:left w:w="150" w:type="dxa"/>
              <w:bottom w:w="80" w:type="dxa"/>
              <w:right w:w="150" w:type="dxa"/>
            </w:tcMar>
          </w:tcPr>
          <w:p w14:paraId="5ED77663">
            <w:pPr>
              <w:spacing w:before="40" w:after="40"/>
              <w:jc w:val="center"/>
            </w:pPr>
            <w:r>
              <w:rPr>
                <w:b/>
                <w:bCs/>
                <w:color w:val="FFFFFF"/>
                <w:sz w:val="21"/>
                <w:szCs w:val="21"/>
              </w:rPr>
              <w:t>操作 / 层结构</w:t>
            </w:r>
          </w:p>
        </w:tc>
        <w:tc>
          <w:tcPr>
            <w:shd w:val="clear" w:color="auto" w:fill="2F5496"/>
            <w:tcMar>
              <w:top w:w="80" w:type="dxa"/>
              <w:left w:w="150" w:type="dxa"/>
              <w:bottom w:w="80" w:type="dxa"/>
              <w:right w:w="150" w:type="dxa"/>
            </w:tcMar>
          </w:tcPr>
          <w:p w14:paraId="33B0A4AC">
            <w:pPr>
              <w:spacing w:before="40" w:after="40"/>
              <w:jc w:val="center"/>
            </w:pPr>
            <w:r>
              <w:rPr>
                <w:b/>
                <w:bCs/>
                <w:color w:val="FFFFFF"/>
                <w:sz w:val="21"/>
                <w:szCs w:val="21"/>
              </w:rPr>
              <w:t>输出形状</w:t>
            </w:r>
          </w:p>
        </w:tc>
      </w:tr>
      <w:tr w14:paraId="0312FF33">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34AB1FC8">
            <w:pPr>
              <w:spacing w:before="40" w:after="40"/>
              <w:jc w:val="left"/>
            </w:pPr>
            <w:r>
              <w:rPr>
                <w:sz w:val="21"/>
                <w:szCs w:val="21"/>
              </w:rPr>
              <w:t>时间步嵌入</w:t>
            </w:r>
          </w:p>
        </w:tc>
        <w:tc>
          <w:tcPr>
            <w:shd w:val="clear" w:color="auto" w:fill="F2F2F2"/>
            <w:tcMar>
              <w:top w:w="80" w:type="dxa"/>
              <w:left w:w="150" w:type="dxa"/>
              <w:bottom w:w="80" w:type="dxa"/>
              <w:right w:w="150" w:type="dxa"/>
            </w:tcMar>
          </w:tcPr>
          <w:p w14:paraId="14928146">
            <w:pPr>
              <w:spacing w:before="40" w:after="40"/>
              <w:jc w:val="left"/>
            </w:pPr>
            <w:r>
              <w:rPr>
                <w:sz w:val="21"/>
                <w:szCs w:val="21"/>
              </w:rPr>
              <w:t>Sinusoidal(128) → MLP(128→128)</w:t>
            </w:r>
          </w:p>
        </w:tc>
        <w:tc>
          <w:tcPr>
            <w:shd w:val="clear" w:color="auto" w:fill="F2F2F2"/>
            <w:tcMar>
              <w:top w:w="80" w:type="dxa"/>
              <w:left w:w="150" w:type="dxa"/>
              <w:bottom w:w="80" w:type="dxa"/>
              <w:right w:w="150" w:type="dxa"/>
            </w:tcMar>
          </w:tcPr>
          <w:p w14:paraId="1E42D401">
            <w:pPr>
              <w:spacing w:before="40" w:after="40"/>
              <w:jc w:val="center"/>
            </w:pPr>
            <w:r>
              <w:rPr>
                <w:sz w:val="21"/>
                <w:szCs w:val="21"/>
              </w:rPr>
              <w:t>(B, 128)</w:t>
            </w:r>
          </w:p>
        </w:tc>
      </w:tr>
      <w:tr w14:paraId="1B705AA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2F2F2"/>
            <w:tcMar>
              <w:top w:w="80" w:type="dxa"/>
              <w:left w:w="150" w:type="dxa"/>
              <w:bottom w:w="80" w:type="dxa"/>
              <w:right w:w="150" w:type="dxa"/>
            </w:tcMar>
          </w:tcPr>
          <w:p w14:paraId="18B46E35">
            <w:pPr>
              <w:spacing w:before="40" w:after="40"/>
              <w:jc w:val="left"/>
            </w:pPr>
            <w:r>
              <w:rPr>
                <w:sz w:val="21"/>
                <w:szCs w:val="21"/>
              </w:rPr>
              <w:t>条件编码器</w:t>
            </w:r>
          </w:p>
        </w:tc>
        <w:tc>
          <w:tcPr>
            <w:shd w:val="clear" w:color="auto" w:fill="F2F2F2"/>
            <w:tcMar>
              <w:top w:w="80" w:type="dxa"/>
              <w:left w:w="150" w:type="dxa"/>
              <w:bottom w:w="80" w:type="dxa"/>
              <w:right w:w="150" w:type="dxa"/>
            </w:tcMar>
          </w:tcPr>
          <w:p w14:paraId="27544E8B">
            <w:pPr>
              <w:spacing w:before="40" w:after="40"/>
              <w:jc w:val="left"/>
            </w:pPr>
            <w:r>
              <w:rPr>
                <w:sz w:val="21"/>
                <w:szCs w:val="21"/>
              </w:rPr>
              <w:t>Conv1d(1→64, k=3) → SiLU</w:t>
            </w:r>
          </w:p>
        </w:tc>
        <w:tc>
          <w:tcPr>
            <w:shd w:val="clear" w:color="auto" w:fill="F2F2F2"/>
            <w:tcMar>
              <w:top w:w="80" w:type="dxa"/>
              <w:left w:w="150" w:type="dxa"/>
              <w:bottom w:w="80" w:type="dxa"/>
              <w:right w:w="150" w:type="dxa"/>
            </w:tcMar>
          </w:tcPr>
          <w:p w14:paraId="7FDED0FC">
            <w:pPr>
              <w:spacing w:before="40" w:after="40"/>
              <w:jc w:val="center"/>
            </w:pPr>
            <w:r>
              <w:rPr>
                <w:sz w:val="21"/>
                <w:szCs w:val="21"/>
              </w:rPr>
              <w:t>(B, 64, 301)</w:t>
            </w:r>
          </w:p>
        </w:tc>
      </w:tr>
      <w:tr w14:paraId="5E400AC8">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4B21467B">
            <w:pPr>
              <w:spacing w:before="40" w:after="40"/>
              <w:jc w:val="center"/>
            </w:pPr>
            <w:r>
              <w:rPr>
                <w:b/>
                <w:bCs/>
                <w:sz w:val="21"/>
                <w:szCs w:val="21"/>
              </w:rPr>
              <w:t>编码器 Level-1</w:t>
            </w:r>
          </w:p>
        </w:tc>
        <w:tc>
          <w:tcPr>
            <w:shd w:val="clear" w:color="auto" w:fill="DEEAF1"/>
            <w:tcMar>
              <w:top w:w="80" w:type="dxa"/>
              <w:left w:w="150" w:type="dxa"/>
              <w:bottom w:w="80" w:type="dxa"/>
              <w:right w:w="150" w:type="dxa"/>
            </w:tcMar>
          </w:tcPr>
          <w:p w14:paraId="55D8C73C">
            <w:pPr>
              <w:spacing w:before="40" w:after="40"/>
              <w:jc w:val="left"/>
            </w:pPr>
            <w:r>
              <w:rPr>
                <w:sz w:val="21"/>
                <w:szCs w:val="21"/>
              </w:rPr>
              <w:t>ResBlock(64→128)</w:t>
            </w:r>
          </w:p>
        </w:tc>
        <w:tc>
          <w:tcPr>
            <w:shd w:val="clear" w:color="auto" w:fill="DEEAF1"/>
            <w:tcMar>
              <w:top w:w="80" w:type="dxa"/>
              <w:left w:w="150" w:type="dxa"/>
              <w:bottom w:w="80" w:type="dxa"/>
              <w:right w:w="150" w:type="dxa"/>
            </w:tcMar>
          </w:tcPr>
          <w:p w14:paraId="4B5482EF">
            <w:pPr>
              <w:spacing w:before="40" w:after="40"/>
              <w:jc w:val="center"/>
            </w:pPr>
            <w:r>
              <w:rPr>
                <w:sz w:val="21"/>
                <w:szCs w:val="21"/>
              </w:rPr>
              <w:t>(B, 128, 301)</w:t>
            </w:r>
          </w:p>
        </w:tc>
      </w:tr>
      <w:tr w14:paraId="3A68DC4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257257A2">
            <w:pPr>
              <w:jc w:val="left"/>
            </w:pPr>
          </w:p>
        </w:tc>
        <w:tc>
          <w:tcPr>
            <w:shd w:val="clear" w:color="auto" w:fill="DEEAF1"/>
            <w:tcMar>
              <w:top w:w="80" w:type="dxa"/>
              <w:left w:w="150" w:type="dxa"/>
              <w:bottom w:w="80" w:type="dxa"/>
              <w:right w:w="150" w:type="dxa"/>
            </w:tcMar>
          </w:tcPr>
          <w:p w14:paraId="3F73CA5E">
            <w:pPr>
              <w:spacing w:before="40" w:after="40"/>
              <w:jc w:val="left"/>
            </w:pPr>
            <w:r>
              <w:rPr>
                <w:sz w:val="21"/>
                <w:szCs w:val="21"/>
              </w:rPr>
              <w:t>CrossAttention(128, 64)</w:t>
            </w:r>
          </w:p>
        </w:tc>
        <w:tc>
          <w:tcPr>
            <w:shd w:val="clear" w:color="auto" w:fill="DEEAF1"/>
            <w:tcMar>
              <w:top w:w="80" w:type="dxa"/>
              <w:left w:w="150" w:type="dxa"/>
              <w:bottom w:w="80" w:type="dxa"/>
              <w:right w:w="150" w:type="dxa"/>
            </w:tcMar>
          </w:tcPr>
          <w:p w14:paraId="2C3AED54">
            <w:pPr>
              <w:spacing w:before="40" w:after="40"/>
              <w:jc w:val="center"/>
            </w:pPr>
            <w:r>
              <w:rPr>
                <w:sz w:val="21"/>
                <w:szCs w:val="21"/>
              </w:rPr>
              <w:t>—</w:t>
            </w:r>
          </w:p>
        </w:tc>
      </w:tr>
      <w:tr w14:paraId="72BC9B5B">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7AAFEFD">
            <w:pPr>
              <w:jc w:val="left"/>
            </w:pPr>
          </w:p>
        </w:tc>
        <w:tc>
          <w:tcPr>
            <w:shd w:val="clear" w:color="auto" w:fill="DEEAF1"/>
            <w:tcMar>
              <w:top w:w="80" w:type="dxa"/>
              <w:left w:w="150" w:type="dxa"/>
              <w:bottom w:w="80" w:type="dxa"/>
              <w:right w:w="150" w:type="dxa"/>
            </w:tcMar>
          </w:tcPr>
          <w:p w14:paraId="17224A2F">
            <w:pPr>
              <w:spacing w:before="40" w:after="40"/>
              <w:jc w:val="left"/>
            </w:pPr>
            <w:r>
              <w:rPr>
                <w:sz w:val="21"/>
                <w:szCs w:val="21"/>
              </w:rPr>
              <w:t>MaxPool(2)</w:t>
            </w:r>
          </w:p>
        </w:tc>
        <w:tc>
          <w:tcPr>
            <w:shd w:val="clear" w:color="auto" w:fill="DEEAF1"/>
            <w:tcMar>
              <w:top w:w="80" w:type="dxa"/>
              <w:left w:w="150" w:type="dxa"/>
              <w:bottom w:w="80" w:type="dxa"/>
              <w:right w:w="150" w:type="dxa"/>
            </w:tcMar>
          </w:tcPr>
          <w:p w14:paraId="0309F944">
            <w:pPr>
              <w:spacing w:before="40" w:after="40"/>
              <w:jc w:val="center"/>
            </w:pPr>
            <w:r>
              <w:rPr>
                <w:sz w:val="21"/>
                <w:szCs w:val="21"/>
              </w:rPr>
              <w:t>(B, 128, 150)</w:t>
            </w:r>
          </w:p>
        </w:tc>
      </w:tr>
      <w:tr w14:paraId="0181BB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DEEAF1"/>
            <w:tcMar>
              <w:top w:w="80" w:type="dxa"/>
              <w:left w:w="150" w:type="dxa"/>
              <w:bottom w:w="80" w:type="dxa"/>
              <w:right w:w="150" w:type="dxa"/>
            </w:tcMar>
          </w:tcPr>
          <w:p w14:paraId="707DE59B">
            <w:pPr>
              <w:spacing w:before="40" w:after="40"/>
              <w:jc w:val="center"/>
            </w:pPr>
            <w:r>
              <w:rPr>
                <w:b/>
                <w:bCs/>
                <w:sz w:val="21"/>
                <w:szCs w:val="21"/>
              </w:rPr>
              <w:t>编码器 Level-2</w:t>
            </w:r>
          </w:p>
        </w:tc>
        <w:tc>
          <w:tcPr>
            <w:shd w:val="clear" w:color="auto" w:fill="DEEAF1"/>
            <w:tcMar>
              <w:top w:w="80" w:type="dxa"/>
              <w:left w:w="150" w:type="dxa"/>
              <w:bottom w:w="80" w:type="dxa"/>
              <w:right w:w="150" w:type="dxa"/>
            </w:tcMar>
          </w:tcPr>
          <w:p w14:paraId="020FA635">
            <w:pPr>
              <w:spacing w:before="40" w:after="40"/>
              <w:jc w:val="left"/>
            </w:pPr>
            <w:r>
              <w:rPr>
                <w:sz w:val="21"/>
                <w:szCs w:val="21"/>
              </w:rPr>
              <w:t>ResBlock(128→256)</w:t>
            </w:r>
          </w:p>
        </w:tc>
        <w:tc>
          <w:tcPr>
            <w:shd w:val="clear" w:color="auto" w:fill="DEEAF1"/>
            <w:tcMar>
              <w:top w:w="80" w:type="dxa"/>
              <w:left w:w="150" w:type="dxa"/>
              <w:bottom w:w="80" w:type="dxa"/>
              <w:right w:w="150" w:type="dxa"/>
            </w:tcMar>
          </w:tcPr>
          <w:p w14:paraId="1804B6A0">
            <w:pPr>
              <w:spacing w:before="40" w:after="40"/>
              <w:jc w:val="center"/>
            </w:pPr>
            <w:r>
              <w:rPr>
                <w:sz w:val="21"/>
                <w:szCs w:val="21"/>
              </w:rPr>
              <w:t>(B, 256, 150)</w:t>
            </w:r>
          </w:p>
        </w:tc>
      </w:tr>
      <w:tr w14:paraId="3B80F185">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DC0378F">
            <w:pPr>
              <w:jc w:val="left"/>
            </w:pPr>
          </w:p>
        </w:tc>
        <w:tc>
          <w:tcPr>
            <w:shd w:val="clear" w:color="auto" w:fill="DEEAF1"/>
            <w:tcMar>
              <w:top w:w="80" w:type="dxa"/>
              <w:left w:w="150" w:type="dxa"/>
              <w:bottom w:w="80" w:type="dxa"/>
              <w:right w:w="150" w:type="dxa"/>
            </w:tcMar>
          </w:tcPr>
          <w:p w14:paraId="1D013FA4">
            <w:pPr>
              <w:spacing w:before="40" w:after="40"/>
              <w:jc w:val="left"/>
            </w:pPr>
            <w:r>
              <w:rPr>
                <w:sz w:val="21"/>
                <w:szCs w:val="21"/>
              </w:rPr>
              <w:t>CrossAttention(256, 64)</w:t>
            </w:r>
          </w:p>
        </w:tc>
        <w:tc>
          <w:tcPr>
            <w:shd w:val="clear" w:color="auto" w:fill="DEEAF1"/>
            <w:tcMar>
              <w:top w:w="80" w:type="dxa"/>
              <w:left w:w="150" w:type="dxa"/>
              <w:bottom w:w="80" w:type="dxa"/>
              <w:right w:w="150" w:type="dxa"/>
            </w:tcMar>
          </w:tcPr>
          <w:p w14:paraId="251B6689">
            <w:pPr>
              <w:spacing w:before="40" w:after="40"/>
              <w:jc w:val="center"/>
            </w:pPr>
            <w:r>
              <w:rPr>
                <w:sz w:val="21"/>
                <w:szCs w:val="21"/>
              </w:rPr>
              <w:t>—</w:t>
            </w:r>
          </w:p>
        </w:tc>
      </w:tr>
      <w:tr w14:paraId="5EE9193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DEEAF1"/>
            <w:tcMar>
              <w:top w:w="80" w:type="dxa"/>
              <w:left w:w="150" w:type="dxa"/>
              <w:bottom w:w="80" w:type="dxa"/>
              <w:right w:w="150" w:type="dxa"/>
            </w:tcMar>
          </w:tcPr>
          <w:p w14:paraId="018DC510">
            <w:pPr>
              <w:jc w:val="left"/>
            </w:pPr>
          </w:p>
        </w:tc>
        <w:tc>
          <w:tcPr>
            <w:shd w:val="clear" w:color="auto" w:fill="DEEAF1"/>
            <w:tcMar>
              <w:top w:w="80" w:type="dxa"/>
              <w:left w:w="150" w:type="dxa"/>
              <w:bottom w:w="80" w:type="dxa"/>
              <w:right w:w="150" w:type="dxa"/>
            </w:tcMar>
          </w:tcPr>
          <w:p w14:paraId="2499B79E">
            <w:pPr>
              <w:spacing w:before="40" w:after="40"/>
              <w:jc w:val="left"/>
            </w:pPr>
            <w:r>
              <w:rPr>
                <w:sz w:val="21"/>
                <w:szCs w:val="21"/>
              </w:rPr>
              <w:t>MaxPool(2)</w:t>
            </w:r>
          </w:p>
        </w:tc>
        <w:tc>
          <w:tcPr>
            <w:shd w:val="clear" w:color="auto" w:fill="DEEAF1"/>
            <w:tcMar>
              <w:top w:w="80" w:type="dxa"/>
              <w:left w:w="150" w:type="dxa"/>
              <w:bottom w:w="80" w:type="dxa"/>
              <w:right w:w="150" w:type="dxa"/>
            </w:tcMar>
          </w:tcPr>
          <w:p w14:paraId="49665835">
            <w:pPr>
              <w:spacing w:before="40" w:after="40"/>
              <w:jc w:val="center"/>
            </w:pPr>
            <w:r>
              <w:rPr>
                <w:sz w:val="21"/>
                <w:szCs w:val="21"/>
              </w:rPr>
              <w:t>(B, 256, 75)</w:t>
            </w:r>
          </w:p>
        </w:tc>
      </w:tr>
      <w:tr w14:paraId="6CF1E446">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E2EFDA"/>
            <w:tcMar>
              <w:top w:w="80" w:type="dxa"/>
              <w:left w:w="150" w:type="dxa"/>
              <w:bottom w:w="80" w:type="dxa"/>
              <w:right w:w="150" w:type="dxa"/>
            </w:tcMar>
          </w:tcPr>
          <w:p w14:paraId="33CF0485">
            <w:pPr>
              <w:spacing w:before="40" w:after="40"/>
              <w:jc w:val="center"/>
            </w:pPr>
            <w:r>
              <w:rPr>
                <w:b/>
                <w:bCs/>
                <w:sz w:val="21"/>
                <w:szCs w:val="21"/>
              </w:rPr>
              <w:t>瓶颈层</w:t>
            </w:r>
          </w:p>
        </w:tc>
        <w:tc>
          <w:tcPr>
            <w:shd w:val="clear" w:color="auto" w:fill="E2EFDA"/>
            <w:tcMar>
              <w:top w:w="80" w:type="dxa"/>
              <w:left w:w="150" w:type="dxa"/>
              <w:bottom w:w="80" w:type="dxa"/>
              <w:right w:w="150" w:type="dxa"/>
            </w:tcMar>
          </w:tcPr>
          <w:p w14:paraId="6A9B4BA4">
            <w:pPr>
              <w:spacing w:before="40" w:after="40"/>
              <w:jc w:val="left"/>
            </w:pPr>
            <w:r>
              <w:rPr>
                <w:sz w:val="21"/>
                <w:szCs w:val="21"/>
              </w:rPr>
              <w:t>ResBlock(256→256)</w:t>
            </w:r>
          </w:p>
        </w:tc>
        <w:tc>
          <w:tcPr>
            <w:shd w:val="clear" w:color="auto" w:fill="E2EFDA"/>
            <w:tcMar>
              <w:top w:w="80" w:type="dxa"/>
              <w:left w:w="150" w:type="dxa"/>
              <w:bottom w:w="80" w:type="dxa"/>
              <w:right w:w="150" w:type="dxa"/>
            </w:tcMar>
          </w:tcPr>
          <w:p w14:paraId="3084E3D5">
            <w:pPr>
              <w:spacing w:before="40" w:after="40"/>
              <w:jc w:val="center"/>
            </w:pPr>
            <w:r>
              <w:rPr>
                <w:sz w:val="21"/>
                <w:szCs w:val="21"/>
              </w:rPr>
              <w:t>(B, 256, 75)</w:t>
            </w:r>
          </w:p>
        </w:tc>
      </w:tr>
      <w:tr w14:paraId="7C32D102">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E2EFDA"/>
            <w:tcMar>
              <w:top w:w="80" w:type="dxa"/>
              <w:left w:w="150" w:type="dxa"/>
              <w:bottom w:w="80" w:type="dxa"/>
              <w:right w:w="150" w:type="dxa"/>
            </w:tcMar>
          </w:tcPr>
          <w:p w14:paraId="09E36D56">
            <w:pPr>
              <w:jc w:val="left"/>
            </w:pPr>
          </w:p>
        </w:tc>
        <w:tc>
          <w:tcPr>
            <w:shd w:val="clear" w:color="auto" w:fill="E2EFDA"/>
            <w:tcMar>
              <w:top w:w="80" w:type="dxa"/>
              <w:left w:w="150" w:type="dxa"/>
              <w:bottom w:w="80" w:type="dxa"/>
              <w:right w:w="150" w:type="dxa"/>
            </w:tcMar>
          </w:tcPr>
          <w:p w14:paraId="6A19B3E5">
            <w:pPr>
              <w:spacing w:before="40" w:after="40"/>
              <w:jc w:val="left"/>
            </w:pPr>
            <w:r>
              <w:rPr>
                <w:sz w:val="21"/>
                <w:szCs w:val="21"/>
              </w:rPr>
              <w:t>CrossAttention(256, 64)</w:t>
            </w:r>
          </w:p>
        </w:tc>
        <w:tc>
          <w:tcPr>
            <w:shd w:val="clear" w:color="auto" w:fill="E2EFDA"/>
            <w:tcMar>
              <w:top w:w="80" w:type="dxa"/>
              <w:left w:w="150" w:type="dxa"/>
              <w:bottom w:w="80" w:type="dxa"/>
              <w:right w:w="150" w:type="dxa"/>
            </w:tcMar>
          </w:tcPr>
          <w:p w14:paraId="377C4AB3">
            <w:pPr>
              <w:spacing w:before="40" w:after="40"/>
              <w:jc w:val="center"/>
            </w:pPr>
            <w:r>
              <w:rPr>
                <w:sz w:val="21"/>
                <w:szCs w:val="21"/>
              </w:rPr>
              <w:t>—</w:t>
            </w:r>
          </w:p>
        </w:tc>
      </w:tr>
      <w:tr w14:paraId="5D96484A">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5F97B505">
            <w:pPr>
              <w:spacing w:before="40" w:after="40"/>
              <w:jc w:val="center"/>
            </w:pPr>
            <w:r>
              <w:rPr>
                <w:b/>
                <w:bCs/>
                <w:sz w:val="21"/>
                <w:szCs w:val="21"/>
              </w:rPr>
              <w:t>解码器 Level-2</w:t>
            </w:r>
          </w:p>
        </w:tc>
        <w:tc>
          <w:tcPr>
            <w:shd w:val="clear" w:color="auto" w:fill="FFF2CC"/>
            <w:tcMar>
              <w:top w:w="80" w:type="dxa"/>
              <w:left w:w="150" w:type="dxa"/>
              <w:bottom w:w="80" w:type="dxa"/>
              <w:right w:w="150" w:type="dxa"/>
            </w:tcMar>
          </w:tcPr>
          <w:p w14:paraId="2D3E2DC1">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66B68482">
            <w:pPr>
              <w:spacing w:before="40" w:after="40"/>
              <w:jc w:val="center"/>
            </w:pPr>
            <w:r>
              <w:rPr>
                <w:sz w:val="21"/>
                <w:szCs w:val="21"/>
              </w:rPr>
              <w:t>(B, 256, 150)</w:t>
            </w:r>
          </w:p>
        </w:tc>
      </w:tr>
      <w:tr w14:paraId="227BE380">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4B188AF2">
            <w:pPr>
              <w:jc w:val="left"/>
            </w:pPr>
          </w:p>
        </w:tc>
        <w:tc>
          <w:tcPr>
            <w:shd w:val="clear" w:color="auto" w:fill="FFF2CC"/>
            <w:tcMar>
              <w:top w:w="80" w:type="dxa"/>
              <w:left w:w="150" w:type="dxa"/>
              <w:bottom w:w="80" w:type="dxa"/>
              <w:right w:w="150" w:type="dxa"/>
            </w:tcMar>
          </w:tcPr>
          <w:p w14:paraId="280C825B">
            <w:pPr>
              <w:spacing w:before="40" w:after="40"/>
              <w:jc w:val="left"/>
            </w:pPr>
            <w:r>
              <w:rPr>
                <w:sz w:val="21"/>
                <w:szCs w:val="21"/>
              </w:rPr>
              <w:t>Concat + ResBlock(512→128)</w:t>
            </w:r>
          </w:p>
        </w:tc>
        <w:tc>
          <w:tcPr>
            <w:shd w:val="clear" w:color="auto" w:fill="FFF2CC"/>
            <w:tcMar>
              <w:top w:w="80" w:type="dxa"/>
              <w:left w:w="150" w:type="dxa"/>
              <w:bottom w:w="80" w:type="dxa"/>
              <w:right w:w="150" w:type="dxa"/>
            </w:tcMar>
          </w:tcPr>
          <w:p w14:paraId="342A3750">
            <w:pPr>
              <w:spacing w:before="40" w:after="40"/>
              <w:jc w:val="center"/>
            </w:pPr>
            <w:r>
              <w:rPr>
                <w:sz w:val="21"/>
                <w:szCs w:val="21"/>
              </w:rPr>
              <w:t>(B, 128, 150)</w:t>
            </w:r>
          </w:p>
        </w:tc>
      </w:tr>
      <w:tr w14:paraId="4FEBD499">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restart"/>
            <w:shd w:val="clear" w:color="auto" w:fill="FFF2CC"/>
            <w:tcMar>
              <w:top w:w="80" w:type="dxa"/>
              <w:left w:w="150" w:type="dxa"/>
              <w:bottom w:w="80" w:type="dxa"/>
              <w:right w:w="150" w:type="dxa"/>
            </w:tcMar>
          </w:tcPr>
          <w:p w14:paraId="3C7E29E9">
            <w:pPr>
              <w:spacing w:before="40" w:after="40"/>
              <w:jc w:val="center"/>
            </w:pPr>
            <w:r>
              <w:rPr>
                <w:b/>
                <w:bCs/>
                <w:sz w:val="21"/>
                <w:szCs w:val="21"/>
              </w:rPr>
              <w:t>解码器 Level-1</w:t>
            </w:r>
          </w:p>
        </w:tc>
        <w:tc>
          <w:tcPr>
            <w:shd w:val="clear" w:color="auto" w:fill="FFF2CC"/>
            <w:tcMar>
              <w:top w:w="80" w:type="dxa"/>
              <w:left w:w="150" w:type="dxa"/>
              <w:bottom w:w="80" w:type="dxa"/>
              <w:right w:w="150" w:type="dxa"/>
            </w:tcMar>
          </w:tcPr>
          <w:p w14:paraId="6AA1B128">
            <w:pPr>
              <w:spacing w:before="40" w:after="40"/>
              <w:jc w:val="left"/>
            </w:pPr>
            <w:r>
              <w:rPr>
                <w:sz w:val="21"/>
                <w:szCs w:val="21"/>
              </w:rPr>
              <w:t>ConvTranspose(×2)</w:t>
            </w:r>
          </w:p>
        </w:tc>
        <w:tc>
          <w:tcPr>
            <w:shd w:val="clear" w:color="auto" w:fill="FFF2CC"/>
            <w:tcMar>
              <w:top w:w="80" w:type="dxa"/>
              <w:left w:w="150" w:type="dxa"/>
              <w:bottom w:w="80" w:type="dxa"/>
              <w:right w:w="150" w:type="dxa"/>
            </w:tcMar>
          </w:tcPr>
          <w:p w14:paraId="1503EDE0">
            <w:pPr>
              <w:spacing w:before="40" w:after="40"/>
              <w:jc w:val="center"/>
            </w:pPr>
            <w:r>
              <w:rPr>
                <w:sz w:val="21"/>
                <w:szCs w:val="21"/>
              </w:rPr>
              <w:t>(B, 128, 301)</w:t>
            </w:r>
          </w:p>
        </w:tc>
      </w:tr>
      <w:tr w14:paraId="38F501FC">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vMerge w:val="continue"/>
            <w:shd w:val="clear" w:color="auto" w:fill="FFF2CC"/>
            <w:tcMar>
              <w:top w:w="80" w:type="dxa"/>
              <w:left w:w="150" w:type="dxa"/>
              <w:bottom w:w="80" w:type="dxa"/>
              <w:right w:w="150" w:type="dxa"/>
            </w:tcMar>
          </w:tcPr>
          <w:p w14:paraId="31B1CD7B">
            <w:pPr>
              <w:jc w:val="left"/>
            </w:pPr>
          </w:p>
        </w:tc>
        <w:tc>
          <w:tcPr>
            <w:shd w:val="clear" w:color="auto" w:fill="FFF2CC"/>
            <w:tcMar>
              <w:top w:w="80" w:type="dxa"/>
              <w:left w:w="150" w:type="dxa"/>
              <w:bottom w:w="80" w:type="dxa"/>
              <w:right w:w="150" w:type="dxa"/>
            </w:tcMar>
          </w:tcPr>
          <w:p w14:paraId="74BA451B">
            <w:pPr>
              <w:spacing w:before="40" w:after="40"/>
              <w:jc w:val="left"/>
            </w:pPr>
            <w:r>
              <w:rPr>
                <w:sz w:val="21"/>
                <w:szCs w:val="21"/>
              </w:rPr>
              <w:t>Concat + ResBlock(256→64)</w:t>
            </w:r>
          </w:p>
        </w:tc>
        <w:tc>
          <w:tcPr>
            <w:shd w:val="clear" w:color="auto" w:fill="FFF2CC"/>
            <w:tcMar>
              <w:top w:w="80" w:type="dxa"/>
              <w:left w:w="150" w:type="dxa"/>
              <w:bottom w:w="80" w:type="dxa"/>
              <w:right w:w="150" w:type="dxa"/>
            </w:tcMar>
          </w:tcPr>
          <w:p w14:paraId="5797F7AE">
            <w:pPr>
              <w:spacing w:before="40" w:after="40"/>
              <w:jc w:val="center"/>
            </w:pPr>
            <w:r>
              <w:rPr>
                <w:sz w:val="21"/>
                <w:szCs w:val="21"/>
              </w:rPr>
              <w:t>(B, 64, 301)</w:t>
            </w:r>
          </w:p>
        </w:tc>
      </w:tr>
      <w:tr w14:paraId="60A71C1E">
        <w:tblPrEx>
          <w:tblBorders>
            <w:top w:val="single" w:color="2F5496" w:sz="8" w:space="0"/>
            <w:left w:val="single" w:color="2F5496" w:sz="8" w:space="0"/>
            <w:bottom w:val="single" w:color="2F5496" w:sz="8" w:space="0"/>
            <w:right w:val="single" w:color="2F5496" w:sz="8" w:space="0"/>
            <w:insideH w:val="single" w:color="9DC3E6" w:sz="4" w:space="0"/>
            <w:insideV w:val="single" w:color="9DC3E6" w:sz="4" w:space="0"/>
          </w:tblBorders>
          <w:tblCellMar>
            <w:top w:w="80" w:type="dxa"/>
            <w:left w:w="150" w:type="dxa"/>
            <w:bottom w:w="80" w:type="dxa"/>
            <w:right w:w="150" w:type="dxa"/>
          </w:tblCellMar>
        </w:tblPrEx>
        <w:trPr>
          <w:jc w:val="center"/>
        </w:trPr>
        <w:tc>
          <w:tcPr>
            <w:shd w:val="clear" w:color="auto" w:fill="FCE4D6"/>
            <w:tcMar>
              <w:top w:w="80" w:type="dxa"/>
              <w:left w:w="150" w:type="dxa"/>
              <w:bottom w:w="80" w:type="dxa"/>
              <w:right w:w="150" w:type="dxa"/>
            </w:tcMar>
          </w:tcPr>
          <w:p w14:paraId="4A20C340">
            <w:pPr>
              <w:spacing w:before="40" w:after="40"/>
              <w:jc w:val="center"/>
            </w:pPr>
            <w:r>
              <w:rPr>
                <w:b/>
                <w:bCs/>
                <w:sz w:val="21"/>
                <w:szCs w:val="21"/>
              </w:rPr>
              <w:t>输出层</w:t>
            </w:r>
          </w:p>
        </w:tc>
        <w:tc>
          <w:tcPr>
            <w:shd w:val="clear" w:color="auto" w:fill="FCE4D6"/>
            <w:tcMar>
              <w:top w:w="80" w:type="dxa"/>
              <w:left w:w="150" w:type="dxa"/>
              <w:bottom w:w="80" w:type="dxa"/>
              <w:right w:w="150" w:type="dxa"/>
            </w:tcMar>
          </w:tcPr>
          <w:p w14:paraId="3E59C3D1">
            <w:pPr>
              <w:spacing w:before="40" w:after="40"/>
              <w:jc w:val="left"/>
            </w:pPr>
            <w:r>
              <w:rPr>
                <w:sz w:val="21"/>
                <w:szCs w:val="21"/>
              </w:rPr>
              <w:t>Conv1d(64→2, k=1)</w:t>
            </w:r>
          </w:p>
        </w:tc>
        <w:tc>
          <w:tcPr>
            <w:shd w:val="clear" w:color="auto" w:fill="FCE4D6"/>
            <w:tcMar>
              <w:top w:w="80" w:type="dxa"/>
              <w:left w:w="150" w:type="dxa"/>
              <w:bottom w:w="80" w:type="dxa"/>
              <w:right w:w="150" w:type="dxa"/>
            </w:tcMar>
          </w:tcPr>
          <w:p w14:paraId="4D695E07">
            <w:pPr>
              <w:spacing w:before="40" w:after="40"/>
              <w:jc w:val="center"/>
            </w:pPr>
            <w:r>
              <w:rPr>
                <w:sz w:val="21"/>
                <w:szCs w:val="21"/>
              </w:rPr>
              <w:t>(B, 2, 301)</w:t>
            </w:r>
          </w:p>
        </w:tc>
      </w:tr>
    </w:tbl>
    <w:p w14:paraId="229627BF"/>
    <w:p w14:paraId="6DDE4C25">
      <w:r>
        <w:rPr>
          <w:rFonts w:ascii="Consolas" w:hAnsi="Consolas" w:eastAsia="Consolas"/>
          <w:sz w:val="20"/>
        </w:rPr>
        <w:t xml:space="preserve">  总参数量：1,115,651（约 111 万），模型文件大小约 4.3 MB。</w:t>
      </w:r>
    </w:p>
    <w:p w14:paraId="5D19F987"/>
    <w:p w14:paraId="641E9294">
      <w:pPr>
        <w:pStyle w:val="4"/>
      </w:pPr>
      <w:r>
        <w:rPr>
          <w:rFonts w:ascii="黑体" w:hAnsi="黑体" w:eastAsia="黑体"/>
        </w:rPr>
        <w:t>交叉注意力条件机制</w:t>
      </w:r>
    </w:p>
    <w:p w14:paraId="0A95992E"/>
    <w:p w14:paraId="403589EB">
      <w:r>
        <w:t>在网络的每个尺度层引入交叉注意力机制（Cross-Attention），是本设计区别于朴素条件拼接方案的核心创新。其数学表达式为：</w:t>
      </w:r>
    </w:p>
    <w:p w14:paraId="0ACDC240"/>
    <w:p w14:paraId="581ED389">
      <w:r>
        <w:t xml:space="preserve"> </w:t>
      </w:r>
      <m:oMath>
        <m:r>
          <m:rPr/>
          <w:rPr>
            <w:rFonts w:hint="default" w:ascii="Cambria Math" w:hAnsi="Cambria Math"/>
            <w:sz w:val="24"/>
          </w:rPr>
          <m:t>Attention(Q,K,V)=softmax</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ctrlPr>
              <w:rPr>
                <w:rFonts w:hint="default" w:ascii="Cambria Math" w:hAnsi="Cambria Math"/>
                <w:i/>
                <w:sz w:val="24"/>
              </w:rPr>
            </m:ctrlPr>
          </m:e>
        </m:d>
        <m:r>
          <m:rPr/>
          <w:rPr>
            <w:rFonts w:hint="default" w:ascii="Cambria Math" w:hAnsi="Cambria Math"/>
            <w:sz w:val="24"/>
          </w:rPr>
          <m:t>V</m:t>
        </m:r>
      </m:oMath>
    </w:p>
    <w:p w14:paraId="39F1D85C"/>
    <w:p w14:paraId="062F16E0">
      <w:r>
        <w:t>其中：</w:t>
      </w:r>
    </w:p>
    <w:p w14:paraId="19B38B3B">
      <w:r>
        <w:t xml:space="preserve">  Q（Query）：来自主特征图 x，经线性投影得到，维度 (B, L, dₖ)</w:t>
      </w:r>
    </w:p>
    <w:p w14:paraId="1F377FB2">
      <w:r>
        <w:t xml:space="preserve">  K（Key）  ：来自条件编码后的弯曲角特征，维度 (B, L_c, dₖ)</w:t>
      </w:r>
    </w:p>
    <w:p w14:paraId="7175A9E6">
      <w:r>
        <w:t xml:space="preserve">  V（Value）：来自条件编码后的弯曲角特征，维度 (B, L_c, dᵥ)</w:t>
      </w:r>
    </w:p>
    <w:p w14:paraId="78F9AF7C"/>
    <w:p w14:paraId="202D678C">
      <w:r>
        <w:t>引入残差连接后，最终输出为：</w:t>
      </w:r>
    </w:p>
    <w:p w14:paraId="33D6F355"/>
    <w:p w14:paraId="1071459E">
      <w:r>
        <w:t xml:space="preserve"> </w:t>
      </w:r>
      <m:oMath>
        <m:r>
          <m:rPr/>
          <w:rPr>
            <w:rFonts w:hint="default" w:ascii="Cambria Math" w:hAnsi="Cambria Math"/>
            <w:sz w:val="24"/>
          </w:rPr>
          <m:t>x'=x+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⋅Attention(Q,K,V)</m:t>
        </m:r>
      </m:oMath>
    </w:p>
    <w:p w14:paraId="6EA15628"/>
    <w:p w14:paraId="4F9D3049">
      <w:r>
        <w:t>与简单特征拼接方案相比，交叉注意力使模型能够在去噪过程中动态且自适应地聚焦于弯曲角廓线中与当前去噪状态最相关的高度区间，实现了更精细的条件信息引导。采用 4 个注意力头（Multi-Head Attention）进一步增强了特征表达的多样性。</w:t>
      </w:r>
    </w:p>
    <w:p w14:paraId="54EED24E"/>
    <w:p w14:paraId="30EED6A8">
      <w:pPr>
        <w:pStyle w:val="4"/>
      </w:pPr>
      <w:r>
        <w:rPr>
          <w:rFonts w:ascii="黑体" w:hAnsi="黑体" w:eastAsia="黑体"/>
        </w:rPr>
        <w:t>残差块与时间步嵌入</w:t>
      </w:r>
    </w:p>
    <w:p w14:paraId="5E43240A"/>
    <w:p w14:paraId="634AE18B">
      <w:r>
        <w:t>残差块（ResBlock1D）是网络的基本计算单元，其结构融合了 GroupNorm 归一化与 SiLU 激活函数，同时注入时间步嵌入信息：</w:t>
      </w:r>
    </w:p>
    <w:p w14:paraId="71A46472"/>
    <w:p w14:paraId="47169655">
      <w:pPr>
        <w:jc w:val="center"/>
        <w:rPr>
          <w:rFonts w:hint="default" w:hAnsi="Cambria Math"/>
          <w:i/>
          <w:sz w:val="24"/>
        </w:rPr>
      </w:pPr>
      <m:oMathPara>
        <m:oMath>
          <m:r>
            <m:rPr/>
            <w:rPr>
              <w:rFonts w:hint="default" w:ascii="Cambria Math" w:hAnsi="Cambria Math"/>
              <w:sz w:val="24"/>
            </w:rPr>
            <m:t>h=SiLU(GroupNorm(Conv1d(x)))+MLP(</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emb</m:t>
              </m:r>
              <m:ctrlPr>
                <w:rPr>
                  <w:rFonts w:ascii="Cambria Math" w:hAnsi="Cambria Math"/>
                  <w:sz w:val="24"/>
                </w:rPr>
              </m:ctrlPr>
            </m:sub>
          </m:sSub>
          <m:r>
            <m:rPr/>
            <w:rPr>
              <w:rFonts w:hint="default" w:ascii="Cambria Math" w:hAnsi="Cambria Math"/>
              <w:sz w:val="24"/>
            </w:rPr>
            <m:t>)[:,:,None]</m:t>
          </m:r>
        </m:oMath>
      </m:oMathPara>
    </w:p>
    <w:p w14:paraId="5BA3C2A9">
      <w:pPr>
        <w:jc w:val="center"/>
      </w:pPr>
      <m:oMathPara>
        <m:oMath>
          <m:r>
            <m:rPr>
              <m:sty m:val="p"/>
            </m:rPr>
            <w:rPr>
              <w:rFonts w:hint="default" w:ascii="Cambria Math" w:hAnsi="Cambria Math"/>
              <w:sz w:val="24"/>
            </w:rPr>
            <m:t>输出</m:t>
          </m:r>
          <m:r>
            <m:rPr/>
            <w:rPr>
              <w:rFonts w:hint="default" w:ascii="Cambria Math" w:hAnsi="Cambria Math"/>
              <w:sz w:val="24"/>
            </w:rPr>
            <m:t>=SiLU(GroupNorm(Conv1d(h)))+shortcut(x)</m:t>
          </m:r>
        </m:oMath>
      </m:oMathPara>
    </w:p>
    <w:p w14:paraId="1CC605F2"/>
    <w:p w14:paraId="5985E95A">
      <w:r>
        <w:t>时间步 t 经正弦位置编码（Sinusoidal Positional Encoding）后，通过 MLP 投影为 128 维向量并注入每个残差块，使模型能够感知当前处于扩散过程的哪一阶段，从而自适应调整去噪策略。</w:t>
      </w:r>
    </w:p>
    <w:p w14:paraId="40CC49AB">
      <w:pPr>
        <w:pStyle w:val="3"/>
        <w:spacing w:before="120" w:after="120"/>
      </w:pPr>
      <w:r>
        <w:t>模型训练与优化</w:t>
      </w:r>
    </w:p>
    <w:p w14:paraId="223925AB">
      <w:pPr>
        <w:pStyle w:val="4"/>
      </w:pPr>
      <w:r>
        <w:rPr>
          <w:rFonts w:ascii="黑体" w:hAnsi="黑体" w:eastAsia="黑体"/>
        </w:rPr>
        <w:t>训练配置</w:t>
      </w:r>
    </w:p>
    <w:p w14:paraId="6BD936A5"/>
    <w:p w14:paraId="66F218F7">
      <w:r>
        <w:t>模型训练部署于高性能计算平台（Tesla V100-PCIE-32GB GPU）。详细训练配置如下：</w:t>
      </w:r>
    </w:p>
    <w:p w14:paraId="40C9269C"/>
    <w:p w14:paraId="57060B55">
      <w:r>
        <w:t xml:space="preserve">  优化器：Adam，初始学习率 1×10⁻⁴</w:t>
      </w:r>
    </w:p>
    <w:p w14:paraId="5C17368E">
      <w:r>
        <w:t xml:space="preserve">  批量大小：64</w:t>
      </w:r>
    </w:p>
    <w:p w14:paraId="7B3EBBF6">
      <w:r>
        <w:t xml:space="preserve">  最大训练轮次：100 Epoch</w:t>
      </w:r>
    </w:p>
    <w:p w14:paraId="5EA603B8">
      <w:r>
        <w:t xml:space="preserve">  正则化策略：梯度裁剪（max_norm=1.0）+ 早停机制（patience=20）</w:t>
      </w:r>
    </w:p>
    <w:p w14:paraId="2758892F">
      <w:r>
        <w:t xml:space="preserve">  损失函数：均方误差（MSE），作用于噪声预测残差</w:t>
      </w:r>
    </w:p>
    <w:p w14:paraId="17F13C94"/>
    <w:p w14:paraId="205A3BB1">
      <w:pPr>
        <w:pStyle w:val="4"/>
      </w:pPr>
      <w:r>
        <w:rPr>
          <w:rFonts w:ascii="黑体" w:hAnsi="黑体" w:eastAsia="黑体"/>
        </w:rPr>
        <w:t>训练过程分析</w:t>
      </w:r>
    </w:p>
    <w:p w14:paraId="7743D857"/>
    <w:p w14:paraId="3AA275DC">
      <w:r>
        <w:t>训练过程呈现出清晰的三阶段收敛规律：</w:t>
      </w:r>
    </w:p>
    <w:p w14:paraId="3CA17E47"/>
    <w:p w14:paraId="226E3A55">
      <w:pPr>
        <w:pStyle w:val="9"/>
      </w:pPr>
      <w:r>
        <w:t>快速下降阶段（Epoch 1-30）：验证损失由初始值迅速下降至约 0.022，模型快速学习大气廓线的整体分布特征与主要垂直趋势。</w:t>
      </w:r>
    </w:p>
    <w:p w14:paraId="0179EC71">
      <w:pPr>
        <w:pStyle w:val="9"/>
      </w:pPr>
      <w:r>
        <w:t>精细优化阶段（Epoch 30-62）：损失曲线进入平台区，呈现缓慢而持续的下降，模型逐步捕捉廓线的局部细节特征，如对流层顶附近的温度梯度变化。</w:t>
      </w:r>
    </w:p>
    <w:p w14:paraId="7701280E">
      <w:pPr>
        <w:pStyle w:val="9"/>
      </w:pPr>
      <w:r>
        <w:t>最优收敛点（Epoch 62/100）：验证损失在第 62 个 Epoch 首次达到最低值 0.014280。此后持续至第 100 个 Epoch 未再出现显著下降，早停机制未触发，说明模型在当前数据规模下已基本达到收敛。</w:t>
      </w:r>
    </w:p>
    <w:p w14:paraId="05974CF4"/>
    <w:p w14:paraId="5A062153">
      <w:pPr>
        <w:pStyle w:val="4"/>
      </w:pPr>
      <w:r>
        <w:rPr>
          <w:rFonts w:ascii="黑体" w:hAnsi="黑体" w:eastAsia="黑体"/>
        </w:rPr>
        <w:t>数据规模对性能的影响</w:t>
      </w:r>
    </w:p>
    <w:p w14:paraId="3D9773CB"/>
    <w:p w14:paraId="54E13553">
      <w:r>
        <w:t>为验证数据量对模型泛化能力的影响，本研究对比了单月数据（2025年1月）与 Q1 全季度数据（2025年1-3月）两组实验。结果如下：</w:t>
      </w:r>
    </w:p>
    <w:p w14:paraId="39F8CBC5"/>
    <w:p w14:paraId="40B24206">
      <w:r>
        <w:rPr>
          <w:rFonts w:ascii="Consolas" w:hAnsi="Consolas" w:eastAsia="Consolas"/>
          <w:sz w:val="20"/>
        </w:rPr>
        <w:t xml:space="preserve">  ┌─────────────────────┬──────────────┬──────────────┬───────────────┐</w:t>
      </w:r>
    </w:p>
    <w:p w14:paraId="2FCB86CF">
      <w:r>
        <w:rPr>
          <w:rFonts w:ascii="Consolas" w:hAnsi="Consolas" w:eastAsia="Consolas"/>
          <w:sz w:val="20"/>
        </w:rPr>
        <w:t xml:space="preserve">  │ 对比维度            │ 单月模型      │ Q1 季度模型  │ 相对提升       │</w:t>
      </w:r>
    </w:p>
    <w:p w14:paraId="010540F9">
      <w:r>
        <w:rPr>
          <w:rFonts w:ascii="Consolas" w:hAnsi="Consolas" w:eastAsia="Consolas"/>
          <w:sz w:val="20"/>
        </w:rPr>
        <w:t xml:space="preserve">  ├─────────────────────┼──────────────┼──────────────┼───────────────┤</w:t>
      </w:r>
    </w:p>
    <w:p w14:paraId="0017945D">
      <w:r>
        <w:rPr>
          <w:rFonts w:ascii="Consolas" w:hAnsi="Consolas" w:eastAsia="Consolas"/>
          <w:sz w:val="20"/>
        </w:rPr>
        <w:t xml:space="preserve">  │ 训练样本数          │    9,244      │   26,019     │  +181.6%      │</w:t>
      </w:r>
    </w:p>
    <w:p w14:paraId="7DD1A43F">
      <w:r>
        <w:rPr>
          <w:rFonts w:ascii="Consolas" w:hAnsi="Consolas" w:eastAsia="Consolas"/>
          <w:sz w:val="20"/>
        </w:rPr>
        <w:t xml:space="preserve">  │ 最优验证损失        │   0.016882    │  0.014280    │  -15.4%       │</w:t>
      </w:r>
    </w:p>
    <w:p w14:paraId="0DC6E6DC">
      <w:r>
        <w:rPr>
          <w:rFonts w:ascii="Consolas" w:hAnsi="Consolas" w:eastAsia="Consolas"/>
          <w:sz w:val="20"/>
        </w:rPr>
        <w:t xml:space="preserve">  │ 气压 CC             │    0.75       │   0.8185     │   +9.1%       │</w:t>
      </w:r>
    </w:p>
    <w:p w14:paraId="70598F56">
      <w:r>
        <w:rPr>
          <w:rFonts w:ascii="Consolas" w:hAnsi="Consolas" w:eastAsia="Consolas"/>
          <w:sz w:val="20"/>
        </w:rPr>
        <w:t xml:space="preserve">  │ 气压 RMSE           │  146.82 mb    │ 123.44 mb    │  -15.9%       │</w:t>
      </w:r>
    </w:p>
    <w:p w14:paraId="12984188">
      <w:r>
        <w:rPr>
          <w:rFonts w:ascii="Consolas" w:hAnsi="Consolas" w:eastAsia="Consolas"/>
          <w:sz w:val="20"/>
        </w:rPr>
        <w:t xml:space="preserve">  │ 温度 CC             │    0.23       │   0.2483     │   +8.0%       │</w:t>
      </w:r>
    </w:p>
    <w:p w14:paraId="49792891">
      <w:r>
        <w:rPr>
          <w:rFonts w:ascii="Consolas" w:hAnsi="Consolas" w:eastAsia="Consolas"/>
          <w:sz w:val="20"/>
        </w:rPr>
        <w:t xml:space="preserve">  └─────────────────────┴──────────────┴──────────────┴───────────────┘</w:t>
      </w:r>
    </w:p>
    <w:p w14:paraId="6521E221"/>
    <w:p w14:paraId="277FA518">
      <w:r>
        <w:t>从单月到全季度，样本量增加约 2.8 倍，各指标均有提升。覆盖更多季节和气象模态的数据对模型泛化有实质帮助。</w:t>
      </w:r>
    </w:p>
    <w:p w14:paraId="7310BDA4"/>
    <w:p w14:paraId="5776C6D9">
      <w:pPr>
        <w:pStyle w:val="3"/>
        <w:spacing w:before="120" w:after="120"/>
      </w:pPr>
      <w:r>
        <w:t>推理验证与性能评估</w:t>
      </w:r>
    </w:p>
    <w:bookmarkEnd w:id="9"/>
    <w:p w14:paraId="09139BF1">
      <w:pPr>
        <w:pStyle w:val="4"/>
      </w:pPr>
      <w:bookmarkStart w:id="10" w:name="_Toc192438287"/>
      <w:r>
        <w:rPr>
          <w:rFonts w:ascii="黑体" w:hAnsi="黑体" w:eastAsia="黑体"/>
        </w:rPr>
        <w:t>整体评估结果</w:t>
      </w:r>
    </w:p>
    <w:p w14:paraId="29696A04"/>
    <w:p w14:paraId="725CEC17">
      <w:r>
        <w:t>在包含 5,577 个样本的独立测试集上，采用 DDPM 标准 1000 步采样策略进行系统性验证。整体评估结果如下：</w:t>
      </w:r>
    </w:p>
    <w:p w14:paraId="2DE44E7A"/>
    <w:p w14:paraId="45330AB4">
      <w:r>
        <w:t xml:space="preserve">  表1  模型推理性能整体定量评估结果（DDPM 1000步，测试集 5,577 样本）</w:t>
      </w:r>
    </w:p>
    <w:p w14:paraId="302B7E94">
      <w:r>
        <w:rPr>
          <w:rFonts w:ascii="Consolas" w:hAnsi="Consolas" w:eastAsia="Consolas"/>
          <w:sz w:val="20"/>
        </w:rPr>
        <w:t xml:space="preserve">  ┌────────┬─────────────┬──────────────┬────────────────┐</w:t>
      </w:r>
    </w:p>
    <w:p w14:paraId="77D100BC">
      <w:r>
        <w:rPr>
          <w:rFonts w:ascii="Consolas" w:hAnsi="Consolas" w:eastAsia="Consolas"/>
          <w:sz w:val="20"/>
        </w:rPr>
        <w:t xml:space="preserve">  │ 变量   │ RMSE        │ Bias         │ 相关系数 (CC)  │</w:t>
      </w:r>
    </w:p>
    <w:p w14:paraId="51DB4FFE">
      <w:r>
        <w:rPr>
          <w:rFonts w:ascii="Consolas" w:hAnsi="Consolas" w:eastAsia="Consolas"/>
          <w:sz w:val="20"/>
        </w:rPr>
        <w:t xml:space="preserve">  ├────────┼─────────────┼──────────────┼────────────────┤</w:t>
      </w:r>
    </w:p>
    <w:p w14:paraId="32B8AF8A">
      <w:r>
        <w:rPr>
          <w:rFonts w:ascii="Consolas" w:hAnsi="Consolas" w:eastAsia="Consolas"/>
          <w:sz w:val="20"/>
        </w:rPr>
        <w:t xml:space="preserve">  │ 温度   │ 26.26 K     │ -1.89 K      │ 0.2483         │</w:t>
      </w:r>
    </w:p>
    <w:p w14:paraId="6C948720">
      <w:r>
        <w:rPr>
          <w:rFonts w:ascii="Consolas" w:hAnsi="Consolas" w:eastAsia="Consolas"/>
          <w:sz w:val="20"/>
        </w:rPr>
        <w:t xml:space="preserve">  │ 气压   │ 123.44 mb   │ -35.21 mb    │ 0.8185         │</w:t>
      </w:r>
    </w:p>
    <w:p w14:paraId="19A131B6">
      <w:r>
        <w:rPr>
          <w:rFonts w:ascii="Consolas" w:hAnsi="Consolas" w:eastAsia="Consolas"/>
          <w:sz w:val="20"/>
        </w:rPr>
        <w:t xml:space="preserve">  └────────┴─────────────┴──────────────┴────────────────┘</w:t>
      </w:r>
    </w:p>
    <w:p w14:paraId="773C60F8"/>
    <w:p w14:paraId="5D30D328">
      <w:pPr>
        <w:pStyle w:val="4"/>
      </w:pPr>
      <w:r>
        <w:rPr>
          <w:rFonts w:ascii="黑体" w:hAnsi="黑体" w:eastAsia="黑体"/>
        </w:rPr>
        <w:t>分高度层误差分析</w:t>
      </w:r>
    </w:p>
    <w:p w14:paraId="4A37CA0D"/>
    <w:p w14:paraId="787F9D07">
      <w:r>
        <w:t>大气各层物理特征差异较大，分层分析误差有助于理解模型的反演行为。按标准大气分层（对流层：0-12 km，平流层：12-30 km，中高层：30-60 km）对测试结果进行统计，主要规律如下：</w:t>
      </w:r>
    </w:p>
    <w:p w14:paraId="62574266"/>
    <w:p w14:paraId="4754C3D3">
      <w:pPr>
        <w:pStyle w:val="9"/>
      </w:pPr>
      <w:r>
        <w:t>近地面层（0-5 km）：气压梯度最大，弯曲角信号最强，气压反演 RMSE 最低，相关系数最高。温度因受水汽扰动影响，误差相对较大。</w:t>
      </w:r>
    </w:p>
    <w:p w14:paraId="56C7CB78">
      <w:pPr>
        <w:pStyle w:val="9"/>
      </w:pPr>
      <w:r>
        <w:t>对流层主体（5-12 km）：温度廓线受水汽垂直分布影响，温湿耦合效应显著。在缺少湿度标签联合约束的情况下，模型从弯曲角中解耦纯温度信号的能力受限，是温度 RMSE 偏高的主要原因。</w:t>
      </w:r>
    </w:p>
    <w:p w14:paraId="68DE22CE">
      <w:pPr>
        <w:pStyle w:val="9"/>
      </w:pPr>
      <w:r>
        <w:t>平流层（12-30 km）：水汽含量趋近于零，温湿耦合问题消失。但平流层温度垂直梯度较小，弯曲角信号随高度指数衰减，有效观测信息量减少，反演主要依赖模型学习的统计规律。</w:t>
      </w:r>
    </w:p>
    <w:p w14:paraId="060D3E32">
      <w:pPr>
        <w:pStyle w:val="9"/>
      </w:pPr>
      <w:r>
        <w:t>中高层（30-60 km）：弯曲角信号极弱，接近观测噪声水平，反演误差随高度增加而增大。</w:t>
      </w:r>
    </w:p>
    <w:p w14:paraId="686F51D6"/>
    <w:p w14:paraId="7DF0105C">
      <w:pPr>
        <w:pStyle w:val="4"/>
      </w:pPr>
      <w:r>
        <w:rPr>
          <w:rFonts w:ascii="黑体" w:hAnsi="黑体" w:eastAsia="黑体"/>
        </w:rPr>
        <w:t>气压与温度反演精度差异分析</w:t>
      </w:r>
    </w:p>
    <w:p w14:paraId="70B1C89E"/>
    <w:p w14:paraId="2D9C2D4F">
      <w:r>
        <w:t>（1）气压反演表现优异（CC=0.82）</w:t>
      </w:r>
    </w:p>
    <w:p w14:paraId="761DF497"/>
    <w:p w14:paraId="0876A5B6">
      <w:r>
        <w:t>从大气物理学角度分析，弯曲角与大气折射率 N 之间存在近似线性关系（$N = 77.6\frac{P}{T} + 3.73\times 10^5\frac{e}{T^2}$），其中气压项主导了折射率的整体量级。在流体静力学平衡条件下，气压与大气密度强耦合，而弯曲角本质上反映的是密度的垂直积分效应。因此，从弯曲角提取气压信息的物理路径较为直接，模型成功捕获了这一潜在映射机制。</w:t>
      </w:r>
    </w:p>
    <w:p w14:paraId="22538F5C"/>
    <w:p w14:paraId="0DC6AC6C">
      <w:r>
        <w:t>（2）温度反演精度中等（CC=0.25）</w:t>
      </w:r>
    </w:p>
    <w:p w14:paraId="067036F2"/>
    <w:p w14:paraId="7FF200FC">
      <w:r>
        <w:t>温度属于折射率公式中的衍生变量，在对流层中低层，水汽项（$3.73\times 10^5\frac{e}{T^2}$）对折射率的贡献不可忽视，导致弯曲角中的温度信号与水汽信号深度耦合，形成经典的"温湿模糊"问题（moisture-temperature ambiguity）。在本研究当前阶段，训练标签仅包含温度和气压，不含湿度信息，模型难以在无外部约束的情况下完全分离这两种贡献，这是温度反演精度受限的核心成因。</w:t>
      </w:r>
    </w:p>
    <w:p w14:paraId="7672E656"/>
    <w:p w14:paraId="725B8F7C">
      <w:r>
        <w:t>（3）效率瓶颈</w:t>
      </w:r>
    </w:p>
    <w:p w14:paraId="7820151C"/>
    <w:p w14:paraId="3A08FA41">
      <w:r>
        <w:t>当前 DDPM 采用完整的 1000 步马尔可夫链去噪，处理全部 5,577 个测试样本耗时约 36 分钟（单样本平均 0.39 秒），推理速度无法满足实时业务化应用的需求，亟需采样加速方案。</w:t>
      </w:r>
    </w:p>
    <w:p w14:paraId="47ADB4B1">
      <w:pPr>
        <w:pStyle w:val="2"/>
        <w:spacing w:before="240" w:after="192"/>
      </w:pPr>
      <w:r>
        <w:rPr>
          <w:rFonts w:hint="eastAsia"/>
        </w:rPr>
        <w:t>后期拟完成的研究工作及进度安排</w:t>
      </w:r>
      <w:bookmarkEnd w:id="10"/>
    </w:p>
    <w:p w14:paraId="38850505">
      <w:pPr>
        <w:pStyle w:val="3"/>
        <w:spacing w:before="120" w:after="120"/>
      </w:pPr>
      <w:bookmarkStart w:id="11" w:name="_Toc192438288"/>
      <w:r>
        <w:rPr>
          <w:rFonts w:hint="eastAsia"/>
        </w:rPr>
        <w:t>研究内容</w:t>
      </w:r>
      <w:bookmarkEnd w:id="11"/>
    </w:p>
    <w:p w14:paraId="726C4BFE"/>
    <w:p w14:paraId="319E0D55">
      <w:r>
        <w:t>（1）基于隐式采样的推理加速优化：针对 DDPM 推理耗时过长的问题，通过引入去噪扩散隐式模型（DDIM）或高阶 ODE 求解器（DPM-Solver），在保证反演精度的前提下将采样步数压缩至 100 步以内，目标推理速度提升 10 倍以上。</w:t>
      </w:r>
    </w:p>
    <w:p w14:paraId="6736D883"/>
    <w:p w14:paraId="3EAEB86D">
      <w:r>
        <w:t>（2）物理先验约束下的温度精度攻关：探索将大气温度递减率、流体静力学方程等先验知识转化为正则化损失项，或联合湿度要素进行多任务协同学习，以期将温度反演相关系数提升至 0.4 以上。</w:t>
      </w:r>
    </w:p>
    <w:p w14:paraId="3B1EC679"/>
    <w:p w14:paraId="779C4508">
      <w:r>
        <w:t>（3）系统级封装与可视化平台落地：完成 ro_retrieval 算法库的标准化发布，并利用 Streamlit 框架搭建响应式 Web 可视化分析平台，打通数据解析、在线推理与指标可视化的全链路。</w:t>
      </w:r>
    </w:p>
    <w:p w14:paraId="20A55D6A"/>
    <w:p w14:paraId="009FFDFE">
      <w:r>
        <w:t>（4）论文撰写与学术总结：系统性总结研究方法与实验数据，规范撰写毕业论文并完善答辩评审材料。</w:t>
      </w:r>
    </w:p>
    <w:p w14:paraId="0C843920">
      <w:pPr>
        <w:ind w:firstLine="480"/>
      </w:pPr>
    </w:p>
    <w:p w14:paraId="2B0F290F">
      <w:pPr>
        <w:pStyle w:val="3"/>
        <w:spacing w:before="120" w:after="120"/>
      </w:pPr>
      <w:bookmarkStart w:id="12" w:name="_Toc192438289"/>
      <w:r>
        <w:rPr>
          <w:rFonts w:hint="eastAsia"/>
        </w:rPr>
        <w:t>进度安排</w:t>
      </w:r>
      <w:bookmarkEnd w:id="12"/>
    </w:p>
    <w:p w14:paraId="645AE721">
      <w:pPr>
        <w:ind w:firstLine="480"/>
      </w:pPr>
      <w:bookmarkStart w:id="13" w:name="_Toc192438290"/>
      <w:bookmarkStart w:id="14" w:name="_Toc180017239"/>
      <w:bookmarkStart w:id="15" w:name="_Toc180017621"/>
      <w:r>
        <w:t>- 2026年3月上旬：攻克 DDIM 加速采样中的数值不稳定问题，完成推理引擎的性能调优。</w:t>
      </w:r>
    </w:p>
    <w:p w14:paraId="08313981">
      <w:pPr>
        <w:ind w:firstLine="480"/>
      </w:pPr>
      <w:r>
        <w:t>- 2026年3月中旬：实现系统工程化封装，完成 Streamlit 交互式 Web 界面的部署与测试。</w:t>
      </w:r>
    </w:p>
    <w:p w14:paraId="7CDA8D67">
      <w:pPr>
        <w:ind w:firstLine="480"/>
      </w:pPr>
      <w:r>
        <w:t>- 2026年3月下旬 - 4月上旬：启动毕业论文初稿撰写，重点完善方法论推导与消融实验分析。</w:t>
      </w:r>
    </w:p>
    <w:p w14:paraId="12602784">
      <w:pPr>
        <w:ind w:firstLine="480"/>
      </w:pPr>
      <w:r>
        <w:t>- 2026年4月中旬：根据指导教师反馈进行论文多轮润色与查重，定稿并制作答辩展示材料。</w:t>
      </w:r>
    </w:p>
    <w:p w14:paraId="15B33762">
      <w:pPr>
        <w:ind w:firstLine="480"/>
      </w:pPr>
      <w:r>
        <w:t>- 2026年4月下旬：进行项目演示筹备并参加最终毕业答辩。</w:t>
      </w:r>
    </w:p>
    <w:p w14:paraId="6C2D3689">
      <w:pPr>
        <w:pStyle w:val="2"/>
        <w:spacing w:before="240" w:after="192"/>
      </w:pPr>
      <w:r>
        <w:rPr>
          <w:rFonts w:hint="eastAsia"/>
        </w:rPr>
        <w:t>存在的困难及解决方案</w:t>
      </w:r>
      <w:bookmarkEnd w:id="13"/>
      <w:bookmarkEnd w:id="14"/>
      <w:bookmarkEnd w:id="15"/>
    </w:p>
    <w:p w14:paraId="76749EA9">
      <w:pPr>
        <w:pStyle w:val="3"/>
        <w:spacing w:before="120" w:after="120"/>
      </w:pPr>
      <w:bookmarkStart w:id="16" w:name="_Toc192438291"/>
      <w:bookmarkStart w:id="17" w:name="_Toc250450180"/>
      <w:bookmarkStart w:id="18" w:name="_Toc225579656"/>
      <w:r>
        <w:rPr>
          <w:rFonts w:hint="eastAsia"/>
        </w:rPr>
        <w:t>存在的困难</w:t>
      </w:r>
      <w:bookmarkEnd w:id="16"/>
    </w:p>
    <w:p w14:paraId="41B21282">
      <w:pPr>
        <w:ind w:firstLine="480"/>
      </w:pPr>
      <w:bookmarkStart w:id="19" w:name="_Toc192438292"/>
      <w:r>
        <w:t>（1）非马尔可夫加速采样（DDIM）轨迹崩溃：尝试应用 DDIM 将采样步数由 1000 步激进削减至 50 步时，输出结果出现灾难性发散（相关系数趋零，RMSE 极度膨胀）。初步技术分析表明，由于大气廓线包含严密的流体静力学约束，步长过大可能导致 ODE 求解器在反向积分过程中偏离真实的数据流形（Data Manifold），加之噪声调度（Noise Schedule）未针对大步长进行重标定，引发了累积截断误差。</w:t>
      </w:r>
    </w:p>
    <w:p w14:paraId="56931E39">
      <w:pPr>
        <w:ind w:firstLine="480"/>
      </w:pPr>
      <w:r>
        <w:t>（2）温度垂直结构的特征解耦困难：当前温度预测的相关性显著落后于气压。在掩星物理学中，低层大气的折射率由温度和水汽共同主导。当前模型在缺乏先验背景场或同步湿度标签指导的情况下，难以通过单一的弯曲角观测自发解耦独立的温度信号。</w:t>
      </w:r>
    </w:p>
    <w:p w14:paraId="312E24A8">
      <w:pPr>
        <w:ind w:firstLine="480"/>
      </w:pPr>
      <w:r>
        <w:t>（3）工业级应用的实时性制约：当前依赖完整 DDPM 链的生成过程耗时偏高，距离掩星数据同化系统对高时效性的要求仍有差距。</w:t>
      </w:r>
    </w:p>
    <w:p w14:paraId="71D5F595">
      <w:pPr>
        <w:pStyle w:val="3"/>
        <w:spacing w:before="120" w:after="120"/>
      </w:pPr>
      <w:r>
        <w:rPr>
          <w:rFonts w:hint="eastAsia"/>
        </w:rPr>
        <w:t>解决方案</w:t>
      </w:r>
      <w:bookmarkEnd w:id="19"/>
    </w:p>
    <w:bookmarkEnd w:id="17"/>
    <w:bookmarkEnd w:id="18"/>
    <w:p w14:paraId="40E93A87">
      <w:pPr>
        <w:ind w:firstLine="480"/>
      </w:pPr>
      <w:bookmarkStart w:id="20" w:name="_Toc192438293"/>
      <w:bookmarkStart w:id="21" w:name="_Toc180017630"/>
      <w:bookmarkStart w:id="22" w:name="_Toc180017248"/>
      <w:r>
        <w:t>（1）针对 DDIM 崩溃的数值解算优化：</w:t>
      </w:r>
    </w:p>
    <w:p w14:paraId="052FB622">
      <w:pPr>
        <w:ind w:firstLine="480"/>
      </w:pPr>
      <w:r>
        <w:t>- 引入阶梯式降步策略：不再直接降至 50 步，而是从 500、200 至 100 步进行梯度实验，寻找精度与速度的帕累托最优边界。</w:t>
      </w:r>
    </w:p>
    <w:p w14:paraId="0DA69A63">
      <w:pPr>
        <w:ind w:firstLine="480"/>
      </w:pPr>
      <w:r>
        <w:t>- 调度器修正：微调 DDIM 方程中的控制参数，引入适量随机微扰以稳定数值积分。</w:t>
      </w:r>
    </w:p>
    <w:p w14:paraId="59E3F90F">
      <w:pPr>
        <w:ind w:firstLine="480"/>
      </w:pPr>
      <w:r>
        <w:t>- 引入高阶求解器：尝试将基础的 DDIM 替换为更先进的 DPM-Solver，利用高阶泰勒展开减少采样截断误差。</w:t>
      </w:r>
    </w:p>
    <w:p w14:paraId="50501538">
      <w:pPr>
        <w:ind w:firstLine="480"/>
      </w:pPr>
      <w:r>
        <w:t>（2）突破温度反演瓶颈的先验融合方案：</w:t>
      </w:r>
    </w:p>
    <w:p w14:paraId="029AB423">
      <w:pPr>
        <w:ind w:firstLine="480"/>
      </w:pPr>
      <w:r>
        <w:t>- 联合反演机制：在模型输出端增加湿度通道，实施多变量多任务学习（Multi-Task Learning），促使网络学习温湿耦合关系，以此反向提升温度预测的准确度。</w:t>
      </w:r>
    </w:p>
    <w:p w14:paraId="01783678">
      <w:pPr>
        <w:ind w:firstLine="480"/>
      </w:pPr>
      <w:r>
        <w:t>- 物理损失正则化：在 MSE 损失的基础上，增加对温度随高度梯度（递减率）的惩罚项，抑制违背热力学规律的异常震荡预测。</w:t>
      </w:r>
    </w:p>
    <w:p w14:paraId="79B3AF3D">
      <w:pPr>
        <w:ind w:firstLine="480"/>
      </w:pPr>
      <w:r>
        <w:t>（3）推理引擎加速与轻量化：</w:t>
      </w:r>
    </w:p>
    <w:p w14:paraId="5F433ACC">
      <w:pPr>
        <w:ind w:firstLine="480"/>
      </w:pPr>
      <w:r>
        <w:t>- 在代码层面实现张量化（Tensorized）的批量并行推理（Batch Inference），充分压榨 GPU 的流处理器算力。</w:t>
      </w:r>
    </w:p>
    <w:p w14:paraId="2509B8F1">
      <w:pPr>
        <w:ind w:firstLine="480"/>
      </w:pPr>
      <w:r>
        <w:t>- 若算法层加速仍不理想，考虑运用知识蒸馏（Knowledge Distillation）技术压缩模型体积。</w:t>
      </w:r>
    </w:p>
    <w:p w14:paraId="7657CEC5">
      <w:pPr>
        <w:pStyle w:val="2"/>
        <w:spacing w:before="240" w:after="192"/>
      </w:pPr>
      <w:r>
        <w:t>论文按时完成的可能性</w:t>
      </w:r>
      <w:bookmarkEnd w:id="20"/>
    </w:p>
    <w:p w14:paraId="3A83A646">
      <w:pPr>
        <w:ind w:firstLine="480"/>
      </w:pPr>
      <w:bookmarkStart w:id="23" w:name="_Toc192438294"/>
      <w:bookmarkStart w:id="25" w:name="_GoBack"/>
      <w:r>
        <w:t>目前项目核心工作已基本完成：数据流水线、模型训练和 DDPM 基线推理均已跑通，气压反演相关系数达 0.82，说明扩散模型用于掩星反演这条路线可行。剩余工作（DDIM 加速、温度精度改进、系统封装、论文撰写）均在可预期范围内，按期完成有把握。</w:t>
      </w:r>
    </w:p>
    <w:p w14:paraId="4ED67508">
      <w:pPr>
        <w:ind w:firstLine="480"/>
      </w:pPr>
      <w:r>
        <w:t>具体来看：</w:t>
      </w:r>
    </w:p>
    <w:p w14:paraId="2D3B3475">
      <w:pPr>
        <w:ind w:firstLine="480"/>
      </w:pPr>
      <w:r>
        <w:t>（1）最耗时的数据清洗、模型试错和基础训练已完成，气压反演（CC=0.82）从实验上验证了核心方案的可行性。</w:t>
      </w:r>
    </w:p>
    <w:p w14:paraId="5EBE52EB">
      <w:pPr>
        <w:ind w:firstLine="480"/>
      </w:pPr>
      <w:r>
        <w:t>（2）剩余技术挑战（DDIM 加速、温度精度）属于优化工作。即使 DDIM 加速效果不理想，当前 DDPM 结合批处理优化已能支撑系统演示。</w:t>
      </w:r>
    </w:p>
    <w:p w14:paraId="6542AB7F">
      <w:pPr>
        <w:ind w:firstLine="480"/>
      </w:pPr>
      <w:r>
        <w:t>（3）算法已完成模块化封装，Web 前端开发量较小，系统集成不构成瓶颈。</w:t>
      </w:r>
    </w:p>
    <w:p w14:paraId="58C560F4">
      <w:pPr>
        <w:ind w:firstLine="480"/>
      </w:pPr>
      <w:r>
        <w:t>（4）GPU 资源和数据集均稳定可用，不存在外部依赖风险。</w:t>
      </w:r>
    </w:p>
    <w:p w14:paraId="1CC3E302">
      <w:pPr>
        <w:ind w:firstLine="480"/>
      </w:pPr>
      <w:r>
        <w:t>论文计划 4 月中旬前定稿，时间充足。</w:t>
      </w:r>
    </w:p>
    <w:bookmarkEnd w:id="25"/>
    <w:p w14:paraId="20251B90">
      <w:pPr>
        <w:pStyle w:val="2"/>
        <w:numPr>
          <w:ilvl w:val="0"/>
          <w:numId w:val="0"/>
        </w:numPr>
        <w:spacing w:before="240" w:after="192"/>
      </w:pPr>
      <w:r>
        <w:t>参考文献</w:t>
      </w:r>
      <w:bookmarkEnd w:id="21"/>
      <w:bookmarkEnd w:id="22"/>
      <w:bookmarkEnd w:id="23"/>
      <w:bookmarkStart w:id="24" w:name="_Hlk180018351"/>
    </w:p>
    <w:bookmarkEnd w:id="24"/>
    <w:p w14:paraId="70A9E303">
      <w:pPr>
        <w:pStyle w:val="15"/>
        <w:numPr>
          <w:ilvl w:val="0"/>
          <w:numId w:val="3"/>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已设置段落、字体、编号、悬挂与制表位，输入内容后回车继续即可。测试长内容。</w:t>
      </w:r>
    </w:p>
    <w:p w14:paraId="07956A14">
      <w:pPr>
        <w:pStyle w:val="15"/>
        <w:numPr>
          <w:ilvl w:val="0"/>
          <w:numId w:val="3"/>
        </w:numPr>
        <w:adjustRightInd w:val="0"/>
        <w:snapToGrid w:val="0"/>
        <w:ind w:left="480" w:hanging="480" w:hangingChars="200"/>
        <w:rPr>
          <w:rFonts w:ascii="Times New Roman" w:hAnsi="Times New Roman"/>
          <w:sz w:val="24"/>
          <w:szCs w:val="24"/>
        </w:rPr>
      </w:pP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FAC16">
    <w:pPr>
      <w:pStyle w:val="19"/>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7ABE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3315">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AA75E">
    <w:pPr>
      <w:pStyle w:val="19"/>
      <w:spacing w:before="240"/>
      <w:ind w:right="360" w:firstLine="360"/>
      <w:jc w:val="center"/>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4B691160">
                    <w:pPr>
                      <w:pStyle w:val="19"/>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9BA08">
    <w:pPr>
      <w:pStyle w:val="19"/>
      <w:spacing w:before="240"/>
      <w:ind w:right="360" w:firstLine="360"/>
      <w:jc w:val="center"/>
    </w:pPr>
    <w:r>
      <w:rPr>
        <w:lang w:val="en-US"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3C3B5E29">
                    <w:pPr>
                      <w:pStyle w:val="19"/>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val="en-US" w:eastAsia="zh-CN"/>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DD4A">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1F2B">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524E">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FA39">
    <w:pPr>
      <w:pStyle w:val="20"/>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3FC097D"/>
    <w:multiLevelType w:val="singleLevel"/>
    <w:tmpl w:val="73FC097D"/>
    <w:lvl w:ilvl="0" w:tentative="0">
      <w:start w:val="1"/>
      <w:numFmt w:val="bullet"/>
      <w:pStyle w:val="9"/>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8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136"/>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2F6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8704D"/>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D732F"/>
    <w:rsid w:val="004E43E5"/>
    <w:rsid w:val="004E5041"/>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979E4"/>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D755D"/>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360A0"/>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234C"/>
    <w:rsid w:val="00A635D6"/>
    <w:rsid w:val="00A63681"/>
    <w:rsid w:val="00A63B92"/>
    <w:rsid w:val="00A66300"/>
    <w:rsid w:val="00A66BE4"/>
    <w:rsid w:val="00A71914"/>
    <w:rsid w:val="00A817ED"/>
    <w:rsid w:val="00A8304B"/>
    <w:rsid w:val="00A85AC1"/>
    <w:rsid w:val="00A85CD5"/>
    <w:rsid w:val="00A9295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37D"/>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3443"/>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3631C8C"/>
    <w:rsid w:val="04576A9B"/>
    <w:rsid w:val="0559072B"/>
    <w:rsid w:val="060E27D6"/>
    <w:rsid w:val="072A775F"/>
    <w:rsid w:val="07F95559"/>
    <w:rsid w:val="097D2E66"/>
    <w:rsid w:val="09C37BCC"/>
    <w:rsid w:val="09D330AE"/>
    <w:rsid w:val="0A1C7AD0"/>
    <w:rsid w:val="0AEA4BF9"/>
    <w:rsid w:val="0BD065D0"/>
    <w:rsid w:val="0BFE313E"/>
    <w:rsid w:val="0D090873"/>
    <w:rsid w:val="0D532A54"/>
    <w:rsid w:val="0D9E6986"/>
    <w:rsid w:val="0F0569D9"/>
    <w:rsid w:val="0F4E6956"/>
    <w:rsid w:val="0FA864BA"/>
    <w:rsid w:val="0FDF2393"/>
    <w:rsid w:val="11735EB1"/>
    <w:rsid w:val="12371331"/>
    <w:rsid w:val="1278194F"/>
    <w:rsid w:val="1293465E"/>
    <w:rsid w:val="138560C0"/>
    <w:rsid w:val="138E124B"/>
    <w:rsid w:val="1535420E"/>
    <w:rsid w:val="15E02AE5"/>
    <w:rsid w:val="1A1D5A65"/>
    <w:rsid w:val="1A514D80"/>
    <w:rsid w:val="1A563CC4"/>
    <w:rsid w:val="1B5B6E49"/>
    <w:rsid w:val="1B6F6B18"/>
    <w:rsid w:val="1BE148FF"/>
    <w:rsid w:val="1C492226"/>
    <w:rsid w:val="1DBF3D95"/>
    <w:rsid w:val="1F4B5DD4"/>
    <w:rsid w:val="2091593A"/>
    <w:rsid w:val="20D04191"/>
    <w:rsid w:val="21B948DC"/>
    <w:rsid w:val="21D816F4"/>
    <w:rsid w:val="22631F6E"/>
    <w:rsid w:val="24A75771"/>
    <w:rsid w:val="253A18E9"/>
    <w:rsid w:val="25C10A50"/>
    <w:rsid w:val="26393260"/>
    <w:rsid w:val="27B859FB"/>
    <w:rsid w:val="27C34F90"/>
    <w:rsid w:val="27E404FE"/>
    <w:rsid w:val="290B5D62"/>
    <w:rsid w:val="293B5FC4"/>
    <w:rsid w:val="2ABD76F2"/>
    <w:rsid w:val="2B3F0E06"/>
    <w:rsid w:val="2D1B5E13"/>
    <w:rsid w:val="2E012AE2"/>
    <w:rsid w:val="2E327145"/>
    <w:rsid w:val="2E9F2F97"/>
    <w:rsid w:val="2F59444C"/>
    <w:rsid w:val="30EA46D5"/>
    <w:rsid w:val="32F35570"/>
    <w:rsid w:val="339F5DF9"/>
    <w:rsid w:val="33B60EFE"/>
    <w:rsid w:val="33C36A50"/>
    <w:rsid w:val="353E2256"/>
    <w:rsid w:val="3576000D"/>
    <w:rsid w:val="357A05CB"/>
    <w:rsid w:val="36C14DCD"/>
    <w:rsid w:val="36DD6847"/>
    <w:rsid w:val="37605C00"/>
    <w:rsid w:val="38E23219"/>
    <w:rsid w:val="39991CCC"/>
    <w:rsid w:val="39B01395"/>
    <w:rsid w:val="3A9768F9"/>
    <w:rsid w:val="3B722060"/>
    <w:rsid w:val="3D9077EA"/>
    <w:rsid w:val="3F6A38EF"/>
    <w:rsid w:val="41787619"/>
    <w:rsid w:val="43913E8A"/>
    <w:rsid w:val="43F6288F"/>
    <w:rsid w:val="443D4041"/>
    <w:rsid w:val="44983428"/>
    <w:rsid w:val="44AC0692"/>
    <w:rsid w:val="45192B14"/>
    <w:rsid w:val="463B1F86"/>
    <w:rsid w:val="48237939"/>
    <w:rsid w:val="484935B2"/>
    <w:rsid w:val="4881126D"/>
    <w:rsid w:val="48B777AB"/>
    <w:rsid w:val="4913318E"/>
    <w:rsid w:val="49AD6B8D"/>
    <w:rsid w:val="4A21360D"/>
    <w:rsid w:val="4B1D294C"/>
    <w:rsid w:val="4BE96149"/>
    <w:rsid w:val="4BEF3756"/>
    <w:rsid w:val="4C08032B"/>
    <w:rsid w:val="4DA82558"/>
    <w:rsid w:val="4E340D3D"/>
    <w:rsid w:val="4F9D0C99"/>
    <w:rsid w:val="513D5970"/>
    <w:rsid w:val="51587DBD"/>
    <w:rsid w:val="52C36CEF"/>
    <w:rsid w:val="53D13A08"/>
    <w:rsid w:val="53E21740"/>
    <w:rsid w:val="54E553B0"/>
    <w:rsid w:val="54EE1B39"/>
    <w:rsid w:val="550B575A"/>
    <w:rsid w:val="55634060"/>
    <w:rsid w:val="568B01BF"/>
    <w:rsid w:val="56AA0B4C"/>
    <w:rsid w:val="56B26EE3"/>
    <w:rsid w:val="5700571B"/>
    <w:rsid w:val="572B3C88"/>
    <w:rsid w:val="577C7589"/>
    <w:rsid w:val="584F2036"/>
    <w:rsid w:val="585844FD"/>
    <w:rsid w:val="58C522A7"/>
    <w:rsid w:val="58CD2BF5"/>
    <w:rsid w:val="595C4979"/>
    <w:rsid w:val="5A101BA8"/>
    <w:rsid w:val="5A2F42DD"/>
    <w:rsid w:val="5B0171D9"/>
    <w:rsid w:val="5DDE4AFA"/>
    <w:rsid w:val="5E7C527D"/>
    <w:rsid w:val="5EAC56AE"/>
    <w:rsid w:val="5ED50910"/>
    <w:rsid w:val="5EF25FD1"/>
    <w:rsid w:val="5F905BBE"/>
    <w:rsid w:val="601F5F79"/>
    <w:rsid w:val="61077E03"/>
    <w:rsid w:val="61B8189F"/>
    <w:rsid w:val="63C71C76"/>
    <w:rsid w:val="63FC2F6F"/>
    <w:rsid w:val="650224F8"/>
    <w:rsid w:val="65EB296E"/>
    <w:rsid w:val="66BB3BD4"/>
    <w:rsid w:val="66C8082C"/>
    <w:rsid w:val="67352799"/>
    <w:rsid w:val="67677186"/>
    <w:rsid w:val="683E503B"/>
    <w:rsid w:val="699456BD"/>
    <w:rsid w:val="69B133E2"/>
    <w:rsid w:val="6A595B35"/>
    <w:rsid w:val="6B3E43B6"/>
    <w:rsid w:val="6B825EDC"/>
    <w:rsid w:val="6D3F614A"/>
    <w:rsid w:val="6D4639C4"/>
    <w:rsid w:val="6DC40210"/>
    <w:rsid w:val="6E492F1A"/>
    <w:rsid w:val="6E5245D6"/>
    <w:rsid w:val="701C7CDF"/>
    <w:rsid w:val="706D0D9E"/>
    <w:rsid w:val="70CB2F58"/>
    <w:rsid w:val="70ED15D1"/>
    <w:rsid w:val="727C0561"/>
    <w:rsid w:val="72C90769"/>
    <w:rsid w:val="72DC65C5"/>
    <w:rsid w:val="72ED04FE"/>
    <w:rsid w:val="733471C7"/>
    <w:rsid w:val="73A851EF"/>
    <w:rsid w:val="74F14380"/>
    <w:rsid w:val="753C0821"/>
    <w:rsid w:val="7559641F"/>
    <w:rsid w:val="772816EF"/>
    <w:rsid w:val="7811171D"/>
    <w:rsid w:val="79C732A6"/>
    <w:rsid w:val="7BE95D3C"/>
    <w:rsid w:val="7CDB41E5"/>
    <w:rsid w:val="7D5E45BC"/>
    <w:rsid w:val="7DB4357C"/>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4"/>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5"/>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basedOn w:val="1"/>
    <w:next w:val="1"/>
    <w:link w:val="36"/>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黑体" w:cs="Times New Roman"/>
      <w:sz w:val="28"/>
      <w:szCs w:val="28"/>
      <w:lang w:val="zh-CN" w:eastAsia="zh-CN" w:bidi="ar-SA"/>
    </w:rPr>
  </w:style>
  <w:style w:type="paragraph" w:styleId="5">
    <w:name w:val="heading 4"/>
    <w:next w:val="1"/>
    <w:link w:val="37"/>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0">
    <w:name w:val="Default Paragraph Font"/>
    <w:unhideWhenUsed/>
    <w:qFormat/>
    <w:uiPriority w:val="1"/>
  </w:style>
  <w:style w:type="table" w:default="1" w:styleId="28">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List Bullet"/>
    <w:basedOn w:val="1"/>
    <w:qFormat/>
    <w:uiPriority w:val="0"/>
    <w:pPr>
      <w:numPr>
        <w:ilvl w:val="0"/>
        <w:numId w:val="2"/>
      </w:numPr>
    </w:pPr>
  </w:style>
  <w:style w:type="paragraph" w:styleId="10">
    <w:name w:val="Document Map"/>
    <w:basedOn w:val="1"/>
    <w:semiHidden/>
    <w:qFormat/>
    <w:uiPriority w:val="0"/>
    <w:pPr>
      <w:shd w:val="clear" w:color="auto" w:fill="000080"/>
    </w:pPr>
  </w:style>
  <w:style w:type="paragraph" w:styleId="11">
    <w:name w:val="Body Text"/>
    <w:basedOn w:val="1"/>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960"/>
      <w:jc w:val="left"/>
    </w:pPr>
    <w:rPr>
      <w:szCs w:val="21"/>
    </w:rPr>
  </w:style>
  <w:style w:type="paragraph" w:styleId="14">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5">
    <w:name w:val="Plain Text"/>
    <w:basedOn w:val="1"/>
    <w:link w:val="38"/>
    <w:qFormat/>
    <w:uiPriority w:val="0"/>
    <w:rPr>
      <w:rFonts w:ascii="宋体" w:hAnsi="Courier New"/>
      <w:sz w:val="21"/>
      <w:szCs w:val="20"/>
    </w:rPr>
  </w:style>
  <w:style w:type="paragraph" w:styleId="16">
    <w:name w:val="toc 8"/>
    <w:basedOn w:val="1"/>
    <w:next w:val="1"/>
    <w:semiHidden/>
    <w:qFormat/>
    <w:uiPriority w:val="0"/>
    <w:pPr>
      <w:ind w:left="1680"/>
      <w:jc w:val="left"/>
    </w:pPr>
    <w:rPr>
      <w:szCs w:val="21"/>
    </w:rPr>
  </w:style>
  <w:style w:type="paragraph" w:styleId="17">
    <w:name w:val="Date"/>
    <w:basedOn w:val="1"/>
    <w:next w:val="1"/>
    <w:qFormat/>
    <w:uiPriority w:val="0"/>
    <w:rPr>
      <w:rFonts w:eastAsia="黑体"/>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2">
    <w:name w:val="toc 4"/>
    <w:basedOn w:val="1"/>
    <w:next w:val="1"/>
    <w:qFormat/>
    <w:uiPriority w:val="39"/>
    <w:pPr>
      <w:ind w:left="720"/>
      <w:jc w:val="left"/>
    </w:pPr>
    <w:rPr>
      <w:szCs w:val="21"/>
    </w:rPr>
  </w:style>
  <w:style w:type="paragraph" w:styleId="23">
    <w:name w:val="toc 6"/>
    <w:basedOn w:val="1"/>
    <w:next w:val="1"/>
    <w:semiHidden/>
    <w:qFormat/>
    <w:uiPriority w:val="0"/>
    <w:pPr>
      <w:ind w:left="1200"/>
      <w:jc w:val="left"/>
    </w:pPr>
    <w:rPr>
      <w:szCs w:val="21"/>
    </w:rPr>
  </w:style>
  <w:style w:type="paragraph" w:styleId="24">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5">
    <w:name w:val="toc 9"/>
    <w:basedOn w:val="1"/>
    <w:next w:val="1"/>
    <w:semiHidden/>
    <w:qFormat/>
    <w:uiPriority w:val="0"/>
    <w:pPr>
      <w:ind w:left="1920"/>
      <w:jc w:val="left"/>
    </w:pPr>
    <w:rPr>
      <w:szCs w:val="21"/>
    </w:rPr>
  </w:style>
  <w:style w:type="paragraph" w:styleId="26">
    <w:name w:val="Title"/>
    <w:next w:val="27"/>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7">
    <w:name w:val="Body Text First Indent"/>
    <w:basedOn w:val="11"/>
    <w:qFormat/>
    <w:uiPriority w:val="0"/>
    <w:pPr>
      <w:ind w:firstLine="498"/>
    </w:pPr>
    <w:rPr>
      <w:szCs w:val="20"/>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qFormat/>
    <w:uiPriority w:val="0"/>
  </w:style>
  <w:style w:type="character" w:styleId="33">
    <w:name w:val="Hyperlink"/>
    <w:qFormat/>
    <w:uiPriority w:val="99"/>
    <w:rPr>
      <w:color w:val="0000FF"/>
      <w:u w:val="single"/>
    </w:rPr>
  </w:style>
  <w:style w:type="character" w:customStyle="1" w:styleId="34">
    <w:name w:val="标题 1 字符"/>
    <w:link w:val="2"/>
    <w:qFormat/>
    <w:uiPriority w:val="0"/>
    <w:rPr>
      <w:rFonts w:eastAsia="黑体"/>
      <w:kern w:val="44"/>
      <w:sz w:val="36"/>
      <w:szCs w:val="36"/>
    </w:rPr>
  </w:style>
  <w:style w:type="character" w:customStyle="1" w:styleId="35">
    <w:name w:val="标题 2 字符"/>
    <w:link w:val="3"/>
    <w:qFormat/>
    <w:uiPriority w:val="0"/>
    <w:rPr>
      <w:rFonts w:eastAsia="黑体"/>
      <w:sz w:val="30"/>
      <w:szCs w:val="30"/>
    </w:rPr>
  </w:style>
  <w:style w:type="character" w:customStyle="1" w:styleId="36">
    <w:name w:val="标题 3 字符"/>
    <w:link w:val="4"/>
    <w:qFormat/>
    <w:uiPriority w:val="0"/>
    <w:rPr>
      <w:rFonts w:eastAsia="黑体"/>
      <w:sz w:val="28"/>
      <w:szCs w:val="28"/>
      <w:lang w:val="zh-CN"/>
    </w:rPr>
  </w:style>
  <w:style w:type="character" w:customStyle="1" w:styleId="37">
    <w:name w:val="标题 4 字符"/>
    <w:link w:val="5"/>
    <w:qFormat/>
    <w:uiPriority w:val="0"/>
    <w:rPr>
      <w:rFonts w:eastAsia="黑体"/>
      <w:kern w:val="2"/>
      <w:sz w:val="24"/>
      <w:szCs w:val="24"/>
    </w:rPr>
  </w:style>
  <w:style w:type="character" w:customStyle="1" w:styleId="38">
    <w:name w:val="纯文本 字符"/>
    <w:link w:val="15"/>
    <w:qFormat/>
    <w:uiPriority w:val="0"/>
    <w:rPr>
      <w:rFonts w:ascii="宋体" w:hAnsi="Courier New"/>
      <w:kern w:val="2"/>
      <w:sz w:val="21"/>
    </w:rPr>
  </w:style>
  <w:style w:type="paragraph" w:customStyle="1" w:styleId="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0">
    <w:name w:val="Char Char Char Char"/>
    <w:basedOn w:val="1"/>
    <w:qFormat/>
    <w:uiPriority w:val="0"/>
    <w:rPr>
      <w:rFonts w:ascii="Tahoma" w:hAnsi="Tahoma"/>
      <w:szCs w:val="20"/>
    </w:rPr>
  </w:style>
  <w:style w:type="paragraph" w:customStyle="1" w:styleId="41">
    <w:name w:val="样式3"/>
    <w:basedOn w:val="1"/>
    <w:qFormat/>
    <w:uiPriority w:val="0"/>
    <w:pPr>
      <w:snapToGrid w:val="0"/>
      <w:spacing w:line="360" w:lineRule="auto"/>
      <w:jc w:val="center"/>
    </w:pPr>
    <w:rPr>
      <w:rFonts w:eastAsia="黑体"/>
      <w:sz w:val="36"/>
      <w:szCs w:val="36"/>
    </w:rPr>
  </w:style>
  <w:style w:type="paragraph" w:customStyle="1" w:styleId="42">
    <w:name w:val="章标题(不加入目录内)"/>
    <w:basedOn w:val="26"/>
    <w:qFormat/>
    <w:uiPriority w:val="0"/>
    <w:pPr>
      <w:jc w:val="both"/>
      <w:outlineLvl w:val="9"/>
    </w:pPr>
  </w:style>
  <w:style w:type="paragraph" w:customStyle="1" w:styleId="43">
    <w:name w:val="正文+1"/>
    <w:basedOn w:val="39"/>
    <w:next w:val="39"/>
    <w:qFormat/>
    <w:uiPriority w:val="0"/>
    <w:rPr>
      <w:rFonts w:ascii="宋体"/>
      <w:color w:val="auto"/>
    </w:rPr>
  </w:style>
  <w:style w:type="paragraph" w:customStyle="1" w:styleId="44">
    <w:name w:val="正文文本+1"/>
    <w:basedOn w:val="39"/>
    <w:next w:val="39"/>
    <w:qFormat/>
    <w:uiPriority w:val="0"/>
    <w:rPr>
      <w:rFonts w:ascii="宋体"/>
      <w:color w:val="auto"/>
    </w:rPr>
  </w:style>
  <w:style w:type="paragraph" w:customStyle="1" w:styleId="45">
    <w:name w:val="图表名"/>
    <w:basedOn w:val="39"/>
    <w:next w:val="39"/>
    <w:qFormat/>
    <w:uiPriority w:val="0"/>
    <w:pPr>
      <w:spacing w:before="120" w:after="156"/>
    </w:pPr>
    <w:rPr>
      <w:rFonts w:ascii="宋体"/>
      <w:color w:val="auto"/>
    </w:rPr>
  </w:style>
  <w:style w:type="paragraph" w:customStyle="1" w:styleId="46">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7">
    <w:name w:val="节"/>
    <w:basedOn w:val="1"/>
    <w:qFormat/>
    <w:uiPriority w:val="0"/>
    <w:pPr>
      <w:snapToGrid w:val="0"/>
      <w:spacing w:beforeLines="50" w:afterLines="50"/>
    </w:pPr>
    <w:rPr>
      <w:rFonts w:eastAsia="黑体"/>
      <w:sz w:val="30"/>
    </w:rPr>
  </w:style>
  <w:style w:type="paragraph" w:customStyle="1" w:styleId="48">
    <w:name w:val="条"/>
    <w:basedOn w:val="1"/>
    <w:qFormat/>
    <w:uiPriority w:val="0"/>
    <w:pPr>
      <w:snapToGrid w:val="0"/>
      <w:spacing w:beforeLines="50" w:afterLines="50"/>
    </w:pPr>
    <w:rPr>
      <w:rFonts w:eastAsia="黑体"/>
      <w:sz w:val="28"/>
    </w:rPr>
  </w:style>
  <w:style w:type="paragraph" w:customStyle="1" w:styleId="49">
    <w:name w:val="款"/>
    <w:basedOn w:val="1"/>
    <w:qFormat/>
    <w:uiPriority w:val="0"/>
    <w:pPr>
      <w:snapToGrid w:val="0"/>
    </w:pPr>
    <w:rPr>
      <w:rFonts w:eastAsia="黑体"/>
    </w:rPr>
  </w:style>
  <w:style w:type="paragraph" w:customStyle="1" w:styleId="50">
    <w:name w:val="WPSOffice手动目录 1"/>
    <w:qFormat/>
    <w:uiPriority w:val="0"/>
    <w:rPr>
      <w:rFonts w:ascii="Times New Roman" w:hAnsi="Times New Roman" w:eastAsia="宋体" w:cs="Times New Roman"/>
      <w:lang w:val="en-US" w:eastAsia="zh-CN" w:bidi="ar-SA"/>
    </w:rPr>
  </w:style>
  <w:style w:type="paragraph" w:customStyle="1" w:styleId="5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3">
    <w:name w:val="基准样式（勿动）"/>
    <w:basedOn w:val="1"/>
    <w:link w:val="54"/>
    <w:qFormat/>
    <w:uiPriority w:val="0"/>
    <w:pPr>
      <w:ind w:firstLine="480"/>
    </w:pPr>
    <w:rPr>
      <w:lang w:val="zh-CN"/>
    </w:rPr>
  </w:style>
  <w:style w:type="character" w:customStyle="1" w:styleId="54">
    <w:name w:val="基准样式（勿动） 字符"/>
    <w:link w:val="53"/>
    <w:qFormat/>
    <w:uiPriority w:val="0"/>
    <w:rPr>
      <w:kern w:val="2"/>
      <w:sz w:val="24"/>
      <w:szCs w:val="24"/>
      <w:lang w:val="zh-CN"/>
    </w:rPr>
  </w:style>
  <w:style w:type="character" w:customStyle="1" w:styleId="55">
    <w:name w:val="Unresolved Mention"/>
    <w:unhideWhenUsed/>
    <w:qFormat/>
    <w:uiPriority w:val="99"/>
    <w:rPr>
      <w:color w:val="605E5C"/>
      <w:shd w:val="clear" w:color="auto" w:fill="E1DFDD"/>
    </w:rPr>
  </w:style>
  <w:style w:type="paragraph" w:customStyle="1" w:styleId="56">
    <w:name w:val="MTDisplayEquation"/>
    <w:basedOn w:val="1"/>
    <w:next w:val="1"/>
    <w:link w:val="57"/>
    <w:qFormat/>
    <w:uiPriority w:val="0"/>
    <w:pPr>
      <w:tabs>
        <w:tab w:val="center" w:pos="4240"/>
        <w:tab w:val="right" w:pos="8500"/>
      </w:tabs>
      <w:ind w:firstLine="480"/>
    </w:pPr>
    <w:rPr>
      <w:lang w:val="en-US" w:eastAsia="zh-CN"/>
    </w:rPr>
  </w:style>
  <w:style w:type="character" w:customStyle="1" w:styleId="57">
    <w:name w:val="MTDisplayEquation 字符"/>
    <w:link w:val="56"/>
    <w:qFormat/>
    <w:uiPriority w:val="0"/>
    <w:rPr>
      <w:kern w:val="2"/>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6171</Words>
  <Characters>8330</Characters>
  <Lines>214</Lines>
  <Paragraphs>116</Paragraphs>
  <TotalTime>12</TotalTime>
  <ScaleCrop>false</ScaleCrop>
  <LinksUpToDate>false</LinksUpToDate>
  <CharactersWithSpaces>9317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2026-03-08T11:21:00Z</dcterms:created>
  <dc:creator>zhanhj</dc:creator>
  <cp:lastModifiedBy>Rin.</cp:lastModifiedBy>
  <cp:lastPrinted>2024-10-17T08:25:00Z</cp:lastPrinted>
  <dcterms:modified xsi:type="dcterms:W3CDTF">2026-03-09T07:32:31Z</dcterms:modified>
  <dc:title>第1章绪论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F3579703BF6A49B98B243497B6AD6F33_13</vt:lpwstr>
  </property>
  <property fmtid="{D5CDD505-2E9C-101B-9397-08002B2CF9AE}" pid="4" name="MTEqnNumsOnRight">
    <vt:bool>false</vt:bool>
  </property>
  <property fmtid="{D5CDD505-2E9C-101B-9397-08002B2CF9AE}" pid="5" name="MTEquationNumber2">
    <vt:lpwstr>(#S1.#E1)</vt:lpwstr>
  </property>
  <property fmtid="{D5CDD505-2E9C-101B-9397-08002B2CF9AE}" pid="6" name="MTWinEqns">
    <vt:bool>true</vt:bool>
  </property>
  <property fmtid="{D5CDD505-2E9C-101B-9397-08002B2CF9AE}" pid="7" name="KSOTemplateDocerSaveRecord">
    <vt:lpwstr>eyJoZGlkIjoiZjQzNTkxODEzNWM3MTM0ODc0MDI1YmVmNjA0OGZkM2QiLCJ1c2VySWQiOiI1ODU5MDk3ODUifQ==</vt:lpwstr>
  </property>
</Properties>
</file>